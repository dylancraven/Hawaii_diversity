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F10D18" w14:textId="77777777" w:rsidR="00865A1C" w:rsidRDefault="00C12BEE">
      <w:pPr>
        <w:pStyle w:val="BodyText"/>
        <w:rPr>
          <w:b/>
          <w:bCs/>
        </w:rPr>
      </w:pPr>
      <w:r>
        <w:rPr>
          <w:b/>
          <w:bCs/>
        </w:rPr>
        <w:t>Testing macro-ecological and macro-evolutionary patterns of biodiversity across the Hawaiian archipelago</w:t>
      </w:r>
    </w:p>
    <w:p w14:paraId="529045DB" w14:textId="77777777" w:rsidR="00865A1C" w:rsidRDefault="00C12BEE">
      <w:pPr>
        <w:pStyle w:val="Author"/>
        <w:jc w:val="left"/>
        <w:rPr>
          <w:rFonts w:ascii="Times New Roman" w:hAnsi="Times New Roman"/>
        </w:rPr>
      </w:pPr>
      <w:r>
        <w:rPr>
          <w:rFonts w:ascii="Times New Roman" w:hAnsi="Times New Roman"/>
        </w:rPr>
        <w:t>Dylan Craven</w:t>
      </w:r>
      <w:r>
        <w:rPr>
          <w:rFonts w:ascii="Times New Roman" w:hAnsi="Times New Roman"/>
          <w:vertAlign w:val="superscript"/>
        </w:rPr>
        <w:t>1,2*</w:t>
      </w:r>
      <w:r>
        <w:rPr>
          <w:rFonts w:ascii="Times New Roman" w:hAnsi="Times New Roman"/>
        </w:rPr>
        <w:t>, Tiffany M. Knight</w:t>
      </w:r>
      <w:r>
        <w:rPr>
          <w:rFonts w:ascii="Times New Roman" w:hAnsi="Times New Roman"/>
          <w:vertAlign w:val="superscript"/>
        </w:rPr>
        <w:t>1,2,3</w:t>
      </w:r>
      <w:r>
        <w:rPr>
          <w:rFonts w:ascii="Times New Roman" w:hAnsi="Times New Roman"/>
        </w:rPr>
        <w:t>, Kasey</w:t>
      </w:r>
      <w:ins w:id="0" w:author="Kasey Barton" w:date="2018-04-03T15:18:00Z">
        <w:r w:rsidR="006F7AE8">
          <w:rPr>
            <w:rFonts w:ascii="Times New Roman" w:hAnsi="Times New Roman"/>
          </w:rPr>
          <w:t xml:space="preserve"> E.</w:t>
        </w:r>
      </w:ins>
      <w:r>
        <w:rPr>
          <w:rFonts w:ascii="Times New Roman" w:hAnsi="Times New Roman"/>
        </w:rPr>
        <w:t xml:space="preserve"> Barton</w:t>
      </w:r>
      <w:r>
        <w:rPr>
          <w:rFonts w:ascii="Times New Roman" w:hAnsi="Times New Roman"/>
          <w:vertAlign w:val="superscript"/>
        </w:rPr>
        <w:t>4</w:t>
      </w:r>
      <w:r>
        <w:rPr>
          <w:rFonts w:ascii="Times New Roman" w:hAnsi="Times New Roman"/>
        </w:rPr>
        <w:t xml:space="preserve">, </w:t>
      </w:r>
      <w:proofErr w:type="spellStart"/>
      <w:r>
        <w:rPr>
          <w:rFonts w:ascii="Times New Roman" w:hAnsi="Times New Roman"/>
        </w:rPr>
        <w:t>Lalasia</w:t>
      </w:r>
      <w:proofErr w:type="spellEnd"/>
      <w:r>
        <w:rPr>
          <w:rFonts w:ascii="Times New Roman" w:hAnsi="Times New Roman"/>
        </w:rPr>
        <w:t xml:space="preserve"> Bialic-Murphy</w:t>
      </w:r>
      <w:proofErr w:type="gramStart"/>
      <w:r>
        <w:rPr>
          <w:rFonts w:ascii="Times New Roman" w:hAnsi="Times New Roman"/>
          <w:vertAlign w:val="superscript"/>
        </w:rPr>
        <w:t xml:space="preserve">4 </w:t>
      </w:r>
      <w:r>
        <w:rPr>
          <w:rFonts w:ascii="Times New Roman" w:hAnsi="Times New Roman"/>
        </w:rPr>
        <w:t>,</w:t>
      </w:r>
      <w:proofErr w:type="gramEnd"/>
      <w:r>
        <w:rPr>
          <w:rFonts w:ascii="Times New Roman" w:hAnsi="Times New Roman"/>
        </w:rPr>
        <w:t xml:space="preserve"> Jonathan Chase</w:t>
      </w:r>
      <w:r>
        <w:rPr>
          <w:rFonts w:ascii="Times New Roman" w:hAnsi="Times New Roman"/>
          <w:vertAlign w:val="superscript"/>
        </w:rPr>
        <w:t>1,5</w:t>
      </w:r>
    </w:p>
    <w:p w14:paraId="03D4D162" w14:textId="77777777" w:rsidR="00865A1C" w:rsidRDefault="00C12BEE">
      <w:pPr>
        <w:pStyle w:val="BodyText"/>
        <w:rPr>
          <w:rFonts w:ascii="Times New Roman" w:hAnsi="Times New Roman"/>
        </w:rPr>
      </w:pPr>
      <w:r>
        <w:rPr>
          <w:rFonts w:ascii="Times New Roman" w:hAnsi="Times New Roman"/>
          <w:vertAlign w:val="superscript"/>
        </w:rPr>
        <w:t>1</w:t>
      </w:r>
      <w:r>
        <w:rPr>
          <w:rFonts w:ascii="Times New Roman" w:hAnsi="Times New Roman"/>
        </w:rPr>
        <w:t xml:space="preserve"> German Centre for Integrative Biodiversity Research (</w:t>
      </w:r>
      <w:proofErr w:type="spellStart"/>
      <w:r>
        <w:rPr>
          <w:rFonts w:ascii="Times New Roman" w:hAnsi="Times New Roman"/>
        </w:rPr>
        <w:t>iDiv</w:t>
      </w:r>
      <w:proofErr w:type="spellEnd"/>
      <w:r>
        <w:rPr>
          <w:rFonts w:ascii="Times New Roman" w:hAnsi="Times New Roman"/>
        </w:rPr>
        <w:t xml:space="preserve">) Halle-Jena-Leipzig, </w:t>
      </w:r>
      <w:proofErr w:type="spellStart"/>
      <w:r>
        <w:rPr>
          <w:rFonts w:ascii="Times New Roman" w:hAnsi="Times New Roman"/>
        </w:rPr>
        <w:t>Deutscher</w:t>
      </w:r>
      <w:proofErr w:type="spellEnd"/>
      <w:r>
        <w:rPr>
          <w:rFonts w:ascii="Times New Roman" w:hAnsi="Times New Roman"/>
        </w:rPr>
        <w:t xml:space="preserve"> </w:t>
      </w:r>
      <w:proofErr w:type="spellStart"/>
      <w:r>
        <w:rPr>
          <w:rFonts w:ascii="Times New Roman" w:hAnsi="Times New Roman"/>
        </w:rPr>
        <w:t>Platz</w:t>
      </w:r>
      <w:proofErr w:type="spellEnd"/>
      <w:r>
        <w:rPr>
          <w:rFonts w:ascii="Times New Roman" w:hAnsi="Times New Roman"/>
        </w:rPr>
        <w:t xml:space="preserve"> 5e, 04103, Leipzig, Germany</w:t>
      </w:r>
    </w:p>
    <w:p w14:paraId="16714285" w14:textId="77777777" w:rsidR="00865A1C" w:rsidRDefault="00C12BEE">
      <w:pPr>
        <w:pStyle w:val="BodyText"/>
        <w:rPr>
          <w:rFonts w:ascii="Times New Roman" w:hAnsi="Times New Roman"/>
        </w:rPr>
      </w:pPr>
      <w:r>
        <w:rPr>
          <w:rFonts w:ascii="Times New Roman" w:hAnsi="Times New Roman"/>
          <w:b/>
          <w:vertAlign w:val="superscript"/>
        </w:rPr>
        <w:t xml:space="preserve">2 </w:t>
      </w:r>
      <w:r>
        <w:rPr>
          <w:rFonts w:ascii="Times New Roman" w:hAnsi="Times New Roman"/>
        </w:rPr>
        <w:t>Department of Community Ecology, Helmholtz Centre for Environmental Research - UFZ, Theodor-</w:t>
      </w:r>
      <w:proofErr w:type="spellStart"/>
      <w:r>
        <w:rPr>
          <w:rFonts w:ascii="Times New Roman" w:hAnsi="Times New Roman"/>
        </w:rPr>
        <w:t>Lieser</w:t>
      </w:r>
      <w:proofErr w:type="spellEnd"/>
      <w:r>
        <w:rPr>
          <w:rFonts w:ascii="Times New Roman" w:hAnsi="Times New Roman"/>
        </w:rPr>
        <w:t>-</w:t>
      </w:r>
      <w:proofErr w:type="spellStart"/>
      <w:r>
        <w:rPr>
          <w:rFonts w:ascii="Times New Roman" w:hAnsi="Times New Roman"/>
        </w:rPr>
        <w:t>Straße</w:t>
      </w:r>
      <w:proofErr w:type="spellEnd"/>
      <w:r>
        <w:rPr>
          <w:rFonts w:ascii="Times New Roman" w:hAnsi="Times New Roman"/>
        </w:rPr>
        <w:t xml:space="preserve"> 4, 06120 Halle (Saale), Germany</w:t>
      </w:r>
    </w:p>
    <w:p w14:paraId="12119859" w14:textId="77777777" w:rsidR="00865A1C" w:rsidRDefault="00C12BEE">
      <w:pPr>
        <w:pStyle w:val="BodyText"/>
        <w:rPr>
          <w:rFonts w:ascii="Times New Roman" w:hAnsi="Times New Roman"/>
        </w:rPr>
      </w:pPr>
      <w:r>
        <w:rPr>
          <w:rFonts w:ascii="Times New Roman" w:hAnsi="Times New Roman"/>
          <w:vertAlign w:val="superscript"/>
        </w:rPr>
        <w:t>3</w:t>
      </w:r>
      <w:r>
        <w:rPr>
          <w:rFonts w:ascii="Times New Roman" w:hAnsi="Times New Roman"/>
        </w:rPr>
        <w:t xml:space="preserve"> Institute of Biology, Martin Luther University Halle-Wittenberg, Am </w:t>
      </w:r>
      <w:proofErr w:type="spellStart"/>
      <w:r>
        <w:rPr>
          <w:rFonts w:ascii="Times New Roman" w:hAnsi="Times New Roman"/>
        </w:rPr>
        <w:t>Kirchtor</w:t>
      </w:r>
      <w:proofErr w:type="spellEnd"/>
      <w:r>
        <w:rPr>
          <w:rFonts w:ascii="Times New Roman" w:hAnsi="Times New Roman"/>
        </w:rPr>
        <w:t xml:space="preserve"> 1, 06108, Halle (Saale), Germany</w:t>
      </w:r>
    </w:p>
    <w:p w14:paraId="480E525E" w14:textId="77777777" w:rsidR="00865A1C" w:rsidRDefault="00C12BEE">
      <w:pPr>
        <w:pStyle w:val="BodyText"/>
        <w:rPr>
          <w:rFonts w:ascii="Times New Roman" w:hAnsi="Times New Roman"/>
        </w:rPr>
      </w:pPr>
      <w:r>
        <w:rPr>
          <w:rFonts w:ascii="Times New Roman" w:hAnsi="Times New Roman"/>
          <w:vertAlign w:val="superscript"/>
        </w:rPr>
        <w:t>4</w:t>
      </w:r>
      <w:r>
        <w:rPr>
          <w:rFonts w:ascii="Times New Roman" w:hAnsi="Times New Roman"/>
        </w:rPr>
        <w:t xml:space="preserve"> </w:t>
      </w:r>
      <w:r>
        <w:rPr>
          <w:rFonts w:ascii="Times New Roman" w:hAnsi="Times New Roman"/>
          <w:color w:val="000000"/>
        </w:rPr>
        <w:t xml:space="preserve">Department of Botany, University of Hawai'i at </w:t>
      </w:r>
      <w:proofErr w:type="spellStart"/>
      <w:r>
        <w:rPr>
          <w:rFonts w:ascii="Times New Roman" w:hAnsi="Times New Roman"/>
          <w:color w:val="000000"/>
        </w:rPr>
        <w:t>Mānoa</w:t>
      </w:r>
      <w:proofErr w:type="spellEnd"/>
      <w:r>
        <w:rPr>
          <w:rFonts w:ascii="Times New Roman" w:hAnsi="Times New Roman"/>
          <w:color w:val="000000"/>
        </w:rPr>
        <w:t>, Honolulu, Hawai'i, USA</w:t>
      </w:r>
    </w:p>
    <w:p w14:paraId="687AB74A" w14:textId="77777777" w:rsidR="00865A1C" w:rsidRDefault="00C12BEE">
      <w:pPr>
        <w:pStyle w:val="BodyText"/>
        <w:rPr>
          <w:rFonts w:ascii="Times New Roman" w:hAnsi="Times New Roman"/>
        </w:rPr>
      </w:pPr>
      <w:r>
        <w:rPr>
          <w:rFonts w:ascii="Times New Roman" w:hAnsi="Times New Roman"/>
          <w:vertAlign w:val="superscript"/>
        </w:rPr>
        <w:t>5</w:t>
      </w:r>
      <w:r>
        <w:rPr>
          <w:rFonts w:ascii="Times New Roman" w:hAnsi="Times New Roman"/>
        </w:rPr>
        <w:t xml:space="preserve"> Department of Computer Science, Martin Luther University, Halle-Wittenberg</w:t>
      </w:r>
    </w:p>
    <w:p w14:paraId="46D6753D" w14:textId="77777777" w:rsidR="00865A1C" w:rsidRDefault="00C12BEE">
      <w:pPr>
        <w:pStyle w:val="BodyText"/>
        <w:rPr>
          <w:rFonts w:ascii="Times New Roman" w:hAnsi="Times New Roman"/>
        </w:rPr>
      </w:pPr>
      <w:r>
        <w:rPr>
          <w:rFonts w:ascii="Times New Roman" w:hAnsi="Times New Roman"/>
        </w:rPr>
        <w:t>* Corresponding author: dylan.craven@aya.yale.edu</w:t>
      </w:r>
    </w:p>
    <w:p w14:paraId="2C5C7975" w14:textId="77777777" w:rsidR="00865A1C" w:rsidRDefault="00865A1C">
      <w:pPr>
        <w:pStyle w:val="BodyText"/>
        <w:rPr>
          <w:rFonts w:ascii="Times New Roman" w:hAnsi="Times New Roman"/>
        </w:rPr>
      </w:pPr>
    </w:p>
    <w:p w14:paraId="72AC3E3D" w14:textId="77777777" w:rsidR="00865A1C" w:rsidRDefault="00C12BEE">
      <w:pPr>
        <w:pStyle w:val="BodyText"/>
        <w:rPr>
          <w:rFonts w:ascii="Times New Roman" w:hAnsi="Times New Roman"/>
        </w:rPr>
      </w:pPr>
      <w:r>
        <w:rPr>
          <w:rFonts w:ascii="Times New Roman" w:hAnsi="Times New Roman"/>
        </w:rPr>
        <w:t>Classification: Biological Sciences (Ecology)</w:t>
      </w:r>
    </w:p>
    <w:p w14:paraId="54DCA7F7" w14:textId="77777777" w:rsidR="00865A1C" w:rsidRDefault="00865A1C">
      <w:pPr>
        <w:pStyle w:val="BodyText"/>
        <w:rPr>
          <w:rFonts w:ascii="Times New Roman" w:hAnsi="Times New Roman"/>
        </w:rPr>
      </w:pPr>
    </w:p>
    <w:p w14:paraId="302487AC" w14:textId="77777777" w:rsidR="00865A1C" w:rsidRDefault="00C12BEE">
      <w:pPr>
        <w:pStyle w:val="BodyText"/>
        <w:spacing w:line="480" w:lineRule="auto"/>
        <w:rPr>
          <w:rFonts w:ascii="Times New Roman" w:hAnsi="Times New Roman"/>
        </w:rPr>
      </w:pPr>
      <w:r>
        <w:rPr>
          <w:rFonts w:ascii="Times New Roman" w:hAnsi="Times New Roman"/>
          <w:b/>
          <w:bCs/>
        </w:rPr>
        <w:t>Keywords</w:t>
      </w:r>
      <w:r>
        <w:rPr>
          <w:rFonts w:ascii="Times New Roman" w:hAnsi="Times New Roman"/>
        </w:rPr>
        <w:t>: Hawaii, biodiversity, forests, island biogeography, island age, habitat heterogeneity, area</w:t>
      </w:r>
    </w:p>
    <w:p w14:paraId="04759C44" w14:textId="77777777" w:rsidR="00865A1C" w:rsidRDefault="00865A1C">
      <w:pPr>
        <w:pStyle w:val="BodyText"/>
        <w:rPr>
          <w:rFonts w:ascii="Times New Roman" w:hAnsi="Times New Roman"/>
        </w:rPr>
      </w:pPr>
    </w:p>
    <w:p w14:paraId="2EF89AD2" w14:textId="77777777" w:rsidR="00865A1C" w:rsidRDefault="00865A1C">
      <w:pPr>
        <w:pStyle w:val="BodyText"/>
        <w:rPr>
          <w:rFonts w:ascii="Times New Roman" w:hAnsi="Times New Roman"/>
        </w:rPr>
      </w:pPr>
    </w:p>
    <w:p w14:paraId="12583406" w14:textId="77777777" w:rsidR="00865A1C" w:rsidRDefault="00865A1C">
      <w:pPr>
        <w:pStyle w:val="BodyText"/>
        <w:rPr>
          <w:rFonts w:ascii="Times New Roman" w:hAnsi="Times New Roman"/>
        </w:rPr>
      </w:pPr>
    </w:p>
    <w:p w14:paraId="5CD07377" w14:textId="77777777" w:rsidR="00865A1C" w:rsidRDefault="00865A1C">
      <w:pPr>
        <w:pStyle w:val="BodyText"/>
        <w:rPr>
          <w:rFonts w:ascii="Times New Roman" w:hAnsi="Times New Roman"/>
        </w:rPr>
      </w:pPr>
    </w:p>
    <w:p w14:paraId="43EA794B" w14:textId="77777777" w:rsidR="00865A1C" w:rsidRDefault="00865A1C">
      <w:pPr>
        <w:pStyle w:val="BodyText"/>
        <w:rPr>
          <w:rFonts w:ascii="Times New Roman" w:hAnsi="Times New Roman"/>
        </w:rPr>
      </w:pPr>
    </w:p>
    <w:p w14:paraId="153BFCA7" w14:textId="77777777" w:rsidR="00865A1C" w:rsidRDefault="00865A1C">
      <w:pPr>
        <w:pStyle w:val="BodyText"/>
        <w:rPr>
          <w:rFonts w:ascii="Times New Roman" w:hAnsi="Times New Roman"/>
        </w:rPr>
      </w:pPr>
    </w:p>
    <w:p w14:paraId="3958544E" w14:textId="77777777" w:rsidR="00865A1C" w:rsidRDefault="00865A1C">
      <w:pPr>
        <w:pStyle w:val="BodyText"/>
        <w:rPr>
          <w:rFonts w:ascii="Times New Roman" w:hAnsi="Times New Roman"/>
        </w:rPr>
      </w:pPr>
    </w:p>
    <w:p w14:paraId="0CA712AD" w14:textId="77777777" w:rsidR="00865A1C" w:rsidRDefault="00865A1C">
      <w:pPr>
        <w:pStyle w:val="BodyText"/>
        <w:rPr>
          <w:rFonts w:ascii="Times New Roman" w:hAnsi="Times New Roman"/>
        </w:rPr>
      </w:pPr>
    </w:p>
    <w:p w14:paraId="00841E44" w14:textId="77777777" w:rsidR="00865A1C" w:rsidRDefault="00C12BEE">
      <w:pPr>
        <w:pStyle w:val="Heading1"/>
      </w:pPr>
      <w:r>
        <w:lastRenderedPageBreak/>
        <w:t>Abstract</w:t>
      </w:r>
    </w:p>
    <w:p w14:paraId="6789B8A5" w14:textId="77777777" w:rsidR="00865A1C" w:rsidRDefault="00C12BEE">
      <w:pPr>
        <w:pStyle w:val="Abstract"/>
        <w:spacing w:line="480" w:lineRule="auto"/>
        <w:rPr>
          <w:rFonts w:ascii="Times New Roman" w:hAnsi="Times New Roman"/>
          <w:sz w:val="24"/>
          <w:szCs w:val="24"/>
        </w:rPr>
      </w:pPr>
      <w:r>
        <w:rPr>
          <w:rFonts w:ascii="Times New Roman" w:hAnsi="Times New Roman"/>
          <w:sz w:val="24"/>
          <w:szCs w:val="24"/>
        </w:rPr>
        <w:t xml:space="preserve">Globally, biodiversity patterns emerge as a consequence of both evolutionary and ecological processes. Their relative importance is frequently tested on model ecosystems such as oceanic islands that vary in both. However, the coarse-scale data used to perform such analyses have limited inferential power to separate the effects of historical biogeographic factors, such as island age, from those of ecological ones, such as island area and habitat heterogeneity. Using a </w:t>
      </w:r>
      <w:commentRangeStart w:id="1"/>
      <w:r>
        <w:rPr>
          <w:rFonts w:ascii="Times New Roman" w:hAnsi="Times New Roman"/>
          <w:sz w:val="24"/>
          <w:szCs w:val="24"/>
        </w:rPr>
        <w:t>comprehensive</w:t>
      </w:r>
      <w:commentRangeEnd w:id="1"/>
      <w:r w:rsidR="00550853">
        <w:rPr>
          <w:rStyle w:val="CommentReference"/>
        </w:rPr>
        <w:commentReference w:id="1"/>
      </w:r>
      <w:r>
        <w:rPr>
          <w:rFonts w:ascii="Times New Roman" w:hAnsi="Times New Roman"/>
          <w:sz w:val="24"/>
          <w:szCs w:val="24"/>
        </w:rPr>
        <w:t xml:space="preserve"> database of forest plots across the Hawaiian archipelago, we describe biodiversity patterns of woody plants across multiple spatial scales and disentangle the effects of island age, area, and habitat heterogeneity that shape these patterns. At both island and local scales, we find evidence that island age strongly influences species diversity patterns. Our results indicate that, once accounting for the effects of area and habitat heterogeneity, greater species diversity per unit area on older islands emerges due to a greater </w:t>
      </w:r>
      <w:del w:id="2" w:author="Kasey Barton" w:date="2018-04-03T15:18:00Z">
        <w:r w:rsidDel="006F7AE8">
          <w:rPr>
            <w:rFonts w:ascii="Times New Roman" w:hAnsi="Times New Roman"/>
            <w:sz w:val="24"/>
            <w:szCs w:val="24"/>
          </w:rPr>
          <w:delText xml:space="preserve">amount </w:delText>
        </w:r>
      </w:del>
      <w:ins w:id="3" w:author="Kasey Barton" w:date="2018-04-03T15:18:00Z">
        <w:r w:rsidR="006F7AE8">
          <w:rPr>
            <w:rFonts w:ascii="Times New Roman" w:hAnsi="Times New Roman"/>
            <w:sz w:val="24"/>
            <w:szCs w:val="24"/>
          </w:rPr>
          <w:t>number</w:t>
        </w:r>
        <w:r w:rsidR="006F7AE8">
          <w:rPr>
            <w:rFonts w:ascii="Times New Roman" w:hAnsi="Times New Roman"/>
            <w:sz w:val="24"/>
            <w:szCs w:val="24"/>
          </w:rPr>
          <w:t xml:space="preserve"> </w:t>
        </w:r>
      </w:ins>
      <w:r>
        <w:rPr>
          <w:rFonts w:ascii="Times New Roman" w:hAnsi="Times New Roman"/>
          <w:sz w:val="24"/>
          <w:szCs w:val="24"/>
        </w:rPr>
        <w:t>of rare species that are heterogeneously distributed in space. Our approach clearly demonstrates that both ecological and evolutionary factors shape biodiversity patterns in a model archipelago ecosystem, and can be applied to disentangle biodiversity drivers in other systems.</w:t>
      </w:r>
    </w:p>
    <w:p w14:paraId="297D76A6" w14:textId="77777777" w:rsidR="00865A1C" w:rsidRDefault="00C12BEE">
      <w:pPr>
        <w:pStyle w:val="Heading1"/>
      </w:pPr>
      <w:r>
        <w:t>Significance statement</w:t>
      </w:r>
    </w:p>
    <w:p w14:paraId="4D3D820A" w14:textId="77777777" w:rsidR="00865A1C" w:rsidRDefault="00865A1C">
      <w:pPr>
        <w:rPr>
          <w:rFonts w:ascii="Times New Roman" w:hAnsi="Times New Roman"/>
        </w:rPr>
      </w:pPr>
    </w:p>
    <w:p w14:paraId="4BB29B44" w14:textId="77777777" w:rsidR="00865A1C" w:rsidRDefault="00C12BEE">
      <w:pPr>
        <w:spacing w:line="480" w:lineRule="auto"/>
      </w:pPr>
      <w:r>
        <w:rPr>
          <w:rFonts w:ascii="Times New Roman" w:hAnsi="Times New Roman"/>
        </w:rPr>
        <w:t xml:space="preserve">Integrating evolutionary and ecological factors is an essential step towards reaching a more complete understanding of the mechanisms that underlie biodiversity patterns. While oceanic islands are often used as natural laboratories because they are discrete spatial units and vary in age, island- (or archipelago-) level species checklists lack information about species abundances and distributions within islands that is needed to disentangle the effects of biogeographical and </w:t>
      </w:r>
      <w:r>
        <w:rPr>
          <w:rFonts w:ascii="Times New Roman" w:hAnsi="Times New Roman"/>
        </w:rPr>
        <w:lastRenderedPageBreak/>
        <w:t xml:space="preserve">ecological factors on biodiversity. Here, we present forest plot data from across the Hawaiian archipelago and </w:t>
      </w:r>
      <w:ins w:id="4" w:author="Kasey Barton" w:date="2018-04-03T15:18:00Z">
        <w:r w:rsidR="006F7AE8">
          <w:rPr>
            <w:rFonts w:ascii="Times New Roman" w:hAnsi="Times New Roman"/>
          </w:rPr>
          <w:t xml:space="preserve">show </w:t>
        </w:r>
      </w:ins>
      <w:r>
        <w:t xml:space="preserve">that the effects of island age on diversity patterns percolate across spatial scales via the distribution of rare species. In doing so, we show that species diversity patterns across a hotspot archipelago, such as </w:t>
      </w:r>
      <w:proofErr w:type="spellStart"/>
      <w:r>
        <w:t>Hawai</w:t>
      </w:r>
      <w:proofErr w:type="spellEnd"/>
      <w:r>
        <w:t xml:space="preserve">', reflect the joint influence of </w:t>
      </w:r>
      <w:del w:id="5" w:author="Kasey Barton" w:date="2018-04-03T15:18:00Z">
        <w:r w:rsidDel="006F7AE8">
          <w:delText xml:space="preserve">both </w:delText>
        </w:r>
      </w:del>
      <w:r>
        <w:t>contemporary and historical drivers.</w:t>
      </w:r>
    </w:p>
    <w:p w14:paraId="1DFB4D2E" w14:textId="77777777" w:rsidR="00865A1C" w:rsidRDefault="00865A1C">
      <w:pPr>
        <w:pStyle w:val="BodyText"/>
        <w:spacing w:line="480" w:lineRule="auto"/>
      </w:pPr>
    </w:p>
    <w:p w14:paraId="4CCCB082" w14:textId="77777777" w:rsidR="00865A1C" w:rsidRDefault="00865A1C">
      <w:pPr>
        <w:pStyle w:val="BodyText"/>
        <w:spacing w:line="480" w:lineRule="auto"/>
      </w:pPr>
    </w:p>
    <w:p w14:paraId="639C3A0D" w14:textId="77777777" w:rsidR="00865A1C" w:rsidRDefault="00865A1C">
      <w:pPr>
        <w:pStyle w:val="BodyText"/>
        <w:spacing w:line="480" w:lineRule="auto"/>
      </w:pPr>
    </w:p>
    <w:p w14:paraId="7B6BE1DB" w14:textId="77777777" w:rsidR="00865A1C" w:rsidRDefault="00865A1C">
      <w:pPr>
        <w:pStyle w:val="BodyText"/>
        <w:spacing w:line="480" w:lineRule="auto"/>
      </w:pPr>
    </w:p>
    <w:p w14:paraId="74C4864B" w14:textId="77777777" w:rsidR="00865A1C" w:rsidRDefault="00865A1C">
      <w:pPr>
        <w:pStyle w:val="BodyText"/>
        <w:spacing w:line="480" w:lineRule="auto"/>
      </w:pPr>
    </w:p>
    <w:p w14:paraId="3260CF47" w14:textId="77777777" w:rsidR="00865A1C" w:rsidRDefault="00865A1C">
      <w:pPr>
        <w:pStyle w:val="BodyText"/>
        <w:spacing w:line="480" w:lineRule="auto"/>
      </w:pPr>
    </w:p>
    <w:p w14:paraId="46FC9D27" w14:textId="77777777" w:rsidR="00865A1C" w:rsidRDefault="00865A1C">
      <w:pPr>
        <w:pStyle w:val="BodyText"/>
        <w:spacing w:line="480" w:lineRule="auto"/>
      </w:pPr>
    </w:p>
    <w:p w14:paraId="6425AA25" w14:textId="77777777" w:rsidR="00865A1C" w:rsidRDefault="00865A1C">
      <w:pPr>
        <w:pStyle w:val="BodyText"/>
        <w:spacing w:line="480" w:lineRule="auto"/>
      </w:pPr>
    </w:p>
    <w:p w14:paraId="13FD4A80" w14:textId="77777777" w:rsidR="00865A1C" w:rsidRDefault="00C12BEE">
      <w:pPr>
        <w:pStyle w:val="Heading1"/>
      </w:pPr>
      <w:r>
        <w:t>Introduction</w:t>
      </w:r>
    </w:p>
    <w:p w14:paraId="771FCA0B" w14:textId="77777777" w:rsidR="00865A1C" w:rsidRDefault="00C12BEE">
      <w:pPr>
        <w:pStyle w:val="FirstParagraph"/>
        <w:spacing w:line="480" w:lineRule="auto"/>
      </w:pPr>
      <w:r>
        <w:rPr>
          <w:rFonts w:ascii="Times New Roman" w:hAnsi="Times New Roman"/>
        </w:rPr>
        <w:t xml:space="preserve">Biodiversity is unequally distributed across the globe. For example, the number of co-occurring tree species ranges from boreal forests of only a few species that spread across thousands of hectares </w:t>
      </w:r>
      <w:bookmarkStart w:id="6" w:name="__UnoMark__24898_1878829019"/>
      <w:bookmarkStart w:id="7" w:name="__UnoMark__21763_1878829019"/>
      <w:r>
        <w:rPr>
          <w:rFonts w:ascii="Times New Roman" w:hAnsi="Times New Roman"/>
        </w:rPr>
        <w:t>(1)</w:t>
      </w:r>
      <w:bookmarkEnd w:id="6"/>
      <w:bookmarkEnd w:id="7"/>
      <w:r>
        <w:rPr>
          <w:rFonts w:ascii="Times New Roman" w:hAnsi="Times New Roman"/>
        </w:rPr>
        <w:t xml:space="preserve"> to tropical forests with upwards of 1,000 species co-occurring within only tens to hundreds of hectares </w:t>
      </w:r>
      <w:bookmarkStart w:id="8" w:name="__UnoMark__21765_1878829019"/>
      <w:bookmarkStart w:id="9" w:name="__UnoMark__24897_1878829019"/>
      <w:r>
        <w:rPr>
          <w:rFonts w:ascii="Times New Roman" w:hAnsi="Times New Roman"/>
        </w:rPr>
        <w:t>(2</w:t>
      </w:r>
      <w:proofErr w:type="gramStart"/>
      <w:r>
        <w:rPr>
          <w:rFonts w:ascii="Times New Roman" w:hAnsi="Times New Roman"/>
        </w:rPr>
        <w:t>)</w:t>
      </w:r>
      <w:bookmarkEnd w:id="8"/>
      <w:bookmarkEnd w:id="9"/>
      <w:r>
        <w:rPr>
          <w:rFonts w:ascii="Times New Roman" w:hAnsi="Times New Roman"/>
        </w:rPr>
        <w:t> .</w:t>
      </w:r>
      <w:proofErr w:type="gramEnd"/>
      <w:r>
        <w:rPr>
          <w:rFonts w:ascii="Times New Roman" w:hAnsi="Times New Roman"/>
        </w:rPr>
        <w:t xml:space="preserve"> This variation in biodiversity has emerged over evolutionary time </w:t>
      </w:r>
      <w:bookmarkStart w:id="10" w:name="__UnoMark__24899_1878829019"/>
      <w:bookmarkStart w:id="11" w:name="__UnoMark__21764_1878829019"/>
      <w:r>
        <w:rPr>
          <w:rFonts w:ascii="Times New Roman" w:hAnsi="Times New Roman"/>
        </w:rPr>
        <w:t>(3)</w:t>
      </w:r>
      <w:bookmarkEnd w:id="10"/>
      <w:bookmarkEnd w:id="11"/>
      <w:r>
        <w:rPr>
          <w:rFonts w:ascii="Times New Roman" w:hAnsi="Times New Roman"/>
        </w:rPr>
        <w:t xml:space="preserve"> and also reflects current patterns of available habitat area, climate and disturbance </w:t>
      </w:r>
      <w:r>
        <w:rPr>
          <w:rFonts w:ascii="Times New Roman" w:hAnsi="Times New Roman"/>
        </w:rPr>
        <w:lastRenderedPageBreak/>
        <w:t>(including anthropogenic disturbances) </w:t>
      </w:r>
      <w:bookmarkStart w:id="12" w:name="__UnoMark__24896_1878829019"/>
      <w:bookmarkStart w:id="13" w:name="__UnoMark__21766_1878829019"/>
      <w:bookmarkEnd w:id="12"/>
      <w:bookmarkEnd w:id="13"/>
      <w:r>
        <w:t>(4–6)</w:t>
      </w:r>
      <w:r>
        <w:rPr>
          <w:rFonts w:ascii="Times New Roman" w:hAnsi="Times New Roman"/>
        </w:rPr>
        <w:t>, as well as historical patterns of climate, interactions with other species, and biogeography </w:t>
      </w:r>
      <w:bookmarkStart w:id="14" w:name="__UnoMark__21767_1878829019"/>
      <w:bookmarkStart w:id="15" w:name="__UnoMark__24900_1878829019"/>
      <w:bookmarkEnd w:id="14"/>
      <w:bookmarkEnd w:id="15"/>
      <w:r>
        <w:t>(7–10)</w:t>
      </w:r>
      <w:r>
        <w:rPr>
          <w:rFonts w:ascii="Times New Roman" w:hAnsi="Times New Roman"/>
        </w:rPr>
        <w:t>. </w:t>
      </w:r>
    </w:p>
    <w:p w14:paraId="1996F505" w14:textId="77777777" w:rsidR="00865A1C" w:rsidRDefault="00C12BEE">
      <w:pPr>
        <w:pStyle w:val="BodyText"/>
        <w:spacing w:line="480" w:lineRule="auto"/>
      </w:pPr>
      <w:r>
        <w:rPr>
          <w:rFonts w:ascii="Times New Roman" w:hAnsi="Times New Roman"/>
        </w:rPr>
        <w:tab/>
        <w:t xml:space="preserve">Research on oceanic islands has </w:t>
      </w:r>
      <w:commentRangeStart w:id="16"/>
      <w:r>
        <w:rPr>
          <w:rFonts w:ascii="Times New Roman" w:hAnsi="Times New Roman"/>
        </w:rPr>
        <w:t>generated some of the most influential theories on biodiversity’s generation</w:t>
      </w:r>
      <w:commentRangeEnd w:id="16"/>
      <w:r w:rsidR="006F7AE8">
        <w:rPr>
          <w:rStyle w:val="CommentReference"/>
        </w:rPr>
        <w:commentReference w:id="16"/>
      </w:r>
      <w:r>
        <w:rPr>
          <w:rFonts w:ascii="Times New Roman" w:hAnsi="Times New Roman"/>
        </w:rPr>
        <w:t xml:space="preserve"> via evolutionary </w:t>
      </w:r>
      <w:bookmarkStart w:id="17" w:name="__UnoMark__21768_1878829019"/>
      <w:bookmarkStart w:id="18" w:name="__UnoMark__24901_1878829019"/>
      <w:bookmarkEnd w:id="17"/>
      <w:bookmarkEnd w:id="18"/>
      <w:r>
        <w:rPr>
          <w:rFonts w:ascii="Times New Roman" w:hAnsi="Times New Roman"/>
        </w:rPr>
        <w:t xml:space="preserve">(11, 12) and ecological processes </w:t>
      </w:r>
      <w:bookmarkStart w:id="19" w:name="__UnoMark__24902_1878829019"/>
      <w:bookmarkStart w:id="20" w:name="__UnoMark__21769_1878829019"/>
      <w:bookmarkStart w:id="21" w:name="__UnoMark__33079_1878829019"/>
      <w:r>
        <w:rPr>
          <w:rFonts w:ascii="Times New Roman" w:hAnsi="Times New Roman"/>
        </w:rPr>
        <w:t>(13)</w:t>
      </w:r>
      <w:bookmarkEnd w:id="19"/>
      <w:bookmarkEnd w:id="20"/>
      <w:bookmarkEnd w:id="21"/>
      <w:r>
        <w:rPr>
          <w:rFonts w:ascii="Times New Roman" w:hAnsi="Times New Roman"/>
        </w:rPr>
        <w:t> . For example, historical biogeographic factors can play an important role in driving diversity patterns, such as differences in island age resulting from volcanic processes or differences in historical connections to mainland areas </w:t>
      </w:r>
      <w:bookmarkStart w:id="22" w:name="__UnoMark__21770_1878829019"/>
      <w:bookmarkStart w:id="23" w:name="__UnoMark__27632_1878829019"/>
      <w:bookmarkStart w:id="24" w:name="__UnoMark__33081_1878829019"/>
      <w:bookmarkStart w:id="25" w:name="__UnoMark__24903_1878829019"/>
      <w:bookmarkStart w:id="26" w:name="__UnoMark__30199_1878829019"/>
      <w:bookmarkEnd w:id="22"/>
      <w:bookmarkEnd w:id="23"/>
      <w:bookmarkEnd w:id="24"/>
      <w:bookmarkEnd w:id="25"/>
      <w:bookmarkEnd w:id="26"/>
      <w:r>
        <w:rPr>
          <w:rFonts w:ascii="Times New Roman" w:hAnsi="Times New Roman"/>
        </w:rPr>
        <w:t>(14</w:t>
      </w:r>
      <w:r>
        <w:t>–16)</w:t>
      </w:r>
      <w:r>
        <w:rPr>
          <w:rFonts w:ascii="Times New Roman" w:hAnsi="Times New Roman"/>
        </w:rPr>
        <w:t xml:space="preserve">. At the same time, ecological factors such as </w:t>
      </w:r>
      <w:commentRangeStart w:id="27"/>
      <w:r>
        <w:rPr>
          <w:rFonts w:ascii="Times New Roman" w:hAnsi="Times New Roman"/>
        </w:rPr>
        <w:t>island area and isolation</w:t>
      </w:r>
      <w:commentRangeEnd w:id="27"/>
      <w:r w:rsidR="006F7AE8">
        <w:rPr>
          <w:rStyle w:val="CommentReference"/>
        </w:rPr>
        <w:commentReference w:id="27"/>
      </w:r>
      <w:r>
        <w:rPr>
          <w:rFonts w:ascii="Times New Roman" w:hAnsi="Times New Roman"/>
        </w:rPr>
        <w:t xml:space="preserve">, as well as climatic factors, also explain a large amount of the variation in biodiversity across islands </w:t>
      </w:r>
      <w:bookmarkStart w:id="28" w:name="__UnoMark__21771_1878829019"/>
      <w:bookmarkStart w:id="29" w:name="__UnoMark__24904_1878829019"/>
      <w:bookmarkStart w:id="30" w:name="__UnoMark__30190_1878829019"/>
      <w:bookmarkStart w:id="31" w:name="__UnoMark__33080_1878829019"/>
      <w:bookmarkStart w:id="32" w:name="__UnoMark__27633_1878829019"/>
      <w:r>
        <w:rPr>
          <w:rFonts w:ascii="Times New Roman" w:hAnsi="Times New Roman"/>
        </w:rPr>
        <w:t>(17, 18)</w:t>
      </w:r>
      <w:bookmarkEnd w:id="28"/>
      <w:bookmarkEnd w:id="29"/>
      <w:bookmarkEnd w:id="30"/>
      <w:bookmarkEnd w:id="31"/>
      <w:bookmarkEnd w:id="32"/>
      <w:r>
        <w:rPr>
          <w:rFonts w:ascii="Times New Roman" w:hAnsi="Times New Roman"/>
        </w:rPr>
        <w:t>. While it is impossible to fully separate evolutionary effects from contemporary ecological effects in driving patterns of biodiversity on islands</w:t>
      </w:r>
      <w:bookmarkStart w:id="33" w:name="__UnoMark__33083_1878829019"/>
      <w:bookmarkStart w:id="34" w:name="__UnoMark__21772_1878829019"/>
      <w:bookmarkStart w:id="35" w:name="__UnoMark__30198_1878829019"/>
      <w:bookmarkStart w:id="36" w:name="__UnoMark__27634_1878829019"/>
      <w:bookmarkStart w:id="37" w:name="__UnoMark__24905_1878829019"/>
      <w:r>
        <w:rPr>
          <w:rFonts w:ascii="Times New Roman" w:hAnsi="Times New Roman"/>
        </w:rPr>
        <w:t xml:space="preserve"> </w:t>
      </w:r>
      <w:bookmarkEnd w:id="33"/>
      <w:bookmarkEnd w:id="34"/>
      <w:bookmarkEnd w:id="35"/>
      <w:bookmarkEnd w:id="36"/>
      <w:bookmarkEnd w:id="37"/>
      <w:r>
        <w:rPr>
          <w:rFonts w:ascii="Times New Roman" w:hAnsi="Times New Roman"/>
        </w:rPr>
        <w:t>(10, 19</w:t>
      </w:r>
      <w:r>
        <w:t>–21)</w:t>
      </w:r>
      <w:r>
        <w:rPr>
          <w:rFonts w:ascii="Times New Roman" w:hAnsi="Times New Roman"/>
        </w:rPr>
        <w:t>, islands have served as a model system in which to evaluate their relative importance, to understand how biodiversity is maintained, and to predict how it may change in the face of ongoing anthropogenic factors.</w:t>
      </w:r>
    </w:p>
    <w:p w14:paraId="4F427F62" w14:textId="77777777" w:rsidR="00865A1C" w:rsidRDefault="00C12BEE">
      <w:pPr>
        <w:pStyle w:val="BodyText"/>
        <w:spacing w:line="480" w:lineRule="auto"/>
      </w:pPr>
      <w:r>
        <w:rPr>
          <w:rFonts w:ascii="Times New Roman" w:hAnsi="Times New Roman"/>
        </w:rPr>
        <w:tab/>
        <w:t>The Hawaiian archipelago, and similar hotspot archipelagos, provides an ideal testing ground for studying the interplay between ecological and evolutionary processes generating and maintaining island-level diversity</w:t>
      </w:r>
      <w:bookmarkStart w:id="38" w:name="__UnoMark__24906_1878829019"/>
      <w:bookmarkStart w:id="39" w:name="__UnoMark__30228_1878829019"/>
      <w:bookmarkStart w:id="40" w:name="__UnoMark__27635_1878829019"/>
      <w:bookmarkStart w:id="41" w:name="__UnoMark__33084_1878829019"/>
      <w:bookmarkStart w:id="42" w:name="__UnoMark__21773_1878829019"/>
      <w:r>
        <w:rPr>
          <w:rFonts w:ascii="Times New Roman" w:hAnsi="Times New Roman"/>
        </w:rPr>
        <w:t xml:space="preserve"> </w:t>
      </w:r>
      <w:bookmarkEnd w:id="38"/>
      <w:bookmarkEnd w:id="39"/>
      <w:bookmarkEnd w:id="40"/>
      <w:bookmarkEnd w:id="41"/>
      <w:bookmarkEnd w:id="42"/>
      <w:r>
        <w:rPr>
          <w:rFonts w:ascii="Times New Roman" w:hAnsi="Times New Roman"/>
        </w:rPr>
        <w:t>(e.g., 22</w:t>
      </w:r>
      <w:r>
        <w:t>–25)</w:t>
      </w:r>
      <w:r>
        <w:rPr>
          <w:rFonts w:ascii="Times New Roman" w:hAnsi="Times New Roman"/>
        </w:rPr>
        <w:t xml:space="preserve">. This is because such archipelagos form over volcanic hotspots that create islands of different ages. Among the main </w:t>
      </w:r>
      <w:proofErr w:type="gramStart"/>
      <w:r>
        <w:rPr>
          <w:rFonts w:ascii="Times New Roman" w:hAnsi="Times New Roman"/>
        </w:rPr>
        <w:t>Hawaiian islands</w:t>
      </w:r>
      <w:proofErr w:type="gramEnd"/>
      <w:r>
        <w:rPr>
          <w:rFonts w:ascii="Times New Roman" w:hAnsi="Times New Roman"/>
        </w:rPr>
        <w:t xml:space="preserve">, </w:t>
      </w:r>
      <w:proofErr w:type="spellStart"/>
      <w:r>
        <w:rPr>
          <w:rFonts w:ascii="Times New Roman" w:hAnsi="Times New Roman"/>
        </w:rPr>
        <w:t>Kaua’i</w:t>
      </w:r>
      <w:proofErr w:type="spellEnd"/>
      <w:r>
        <w:rPr>
          <w:rFonts w:ascii="Times New Roman" w:hAnsi="Times New Roman"/>
        </w:rPr>
        <w:t xml:space="preserve"> is ~5 million years old, </w:t>
      </w:r>
      <w:proofErr w:type="spellStart"/>
      <w:r>
        <w:rPr>
          <w:rFonts w:ascii="Times New Roman" w:hAnsi="Times New Roman"/>
        </w:rPr>
        <w:t>O’ahu</w:t>
      </w:r>
      <w:proofErr w:type="spellEnd"/>
      <w:r>
        <w:rPr>
          <w:rFonts w:ascii="Times New Roman" w:hAnsi="Times New Roman"/>
        </w:rPr>
        <w:t xml:space="preserve"> is ~3 million years old, Maui Nui is 1-2 million years old, and the island of Hawai’i is less than 0.5 million years old and still growing </w:t>
      </w:r>
      <w:bookmarkStart w:id="43" w:name="__UnoMark__27636_1878829019"/>
      <w:bookmarkStart w:id="44" w:name="__UnoMark__33082_1878829019"/>
      <w:bookmarkStart w:id="45" w:name="__UnoMark__24907_1878829019"/>
      <w:bookmarkStart w:id="46" w:name="__UnoMark__30194_1878829019"/>
      <w:bookmarkStart w:id="47" w:name="__UnoMark__23924_1878829019"/>
      <w:bookmarkStart w:id="48" w:name="__UnoMark__21774_1878829019"/>
      <w:r>
        <w:rPr>
          <w:rFonts w:ascii="Times New Roman" w:hAnsi="Times New Roman"/>
        </w:rPr>
        <w:t>(26)</w:t>
      </w:r>
      <w:bookmarkEnd w:id="43"/>
      <w:bookmarkEnd w:id="44"/>
      <w:bookmarkEnd w:id="45"/>
      <w:bookmarkEnd w:id="46"/>
      <w:bookmarkEnd w:id="47"/>
      <w:bookmarkEnd w:id="48"/>
      <w:r>
        <w:rPr>
          <w:rFonts w:ascii="Times New Roman" w:hAnsi="Times New Roman"/>
        </w:rPr>
        <w:t xml:space="preserve">. While this age gradient has served as a natural experiment for studies examining the influence of time for diversification on contemporary diversity patterns </w:t>
      </w:r>
      <w:bookmarkStart w:id="49" w:name="__UnoMark__23925_1878829019"/>
      <w:bookmarkStart w:id="50" w:name="__UnoMark__33085_1878829019"/>
      <w:bookmarkStart w:id="51" w:name="__UnoMark__24908_1878829019"/>
      <w:bookmarkStart w:id="52" w:name="__UnoMark__30197_1878829019"/>
      <w:bookmarkStart w:id="53" w:name="__UnoMark__27637_1878829019"/>
      <w:bookmarkStart w:id="54" w:name="__UnoMark__21775_1878829019"/>
      <w:r>
        <w:rPr>
          <w:rFonts w:ascii="Times New Roman" w:hAnsi="Times New Roman"/>
        </w:rPr>
        <w:t>(27, 28)</w:t>
      </w:r>
      <w:bookmarkEnd w:id="49"/>
      <w:bookmarkEnd w:id="50"/>
      <w:bookmarkEnd w:id="51"/>
      <w:bookmarkEnd w:id="52"/>
      <w:bookmarkEnd w:id="53"/>
      <w:bookmarkEnd w:id="54"/>
      <w:r>
        <w:rPr>
          <w:rFonts w:ascii="Times New Roman" w:hAnsi="Times New Roman"/>
        </w:rPr>
        <w:t xml:space="preserve">, hotspot archipelagos such as Hawaii do not allow for a perfect test of island age because there are at least two ecological factors that co-vary with </w:t>
      </w:r>
      <w:r>
        <w:rPr>
          <w:rFonts w:ascii="Times New Roman" w:hAnsi="Times New Roman"/>
        </w:rPr>
        <w:lastRenderedPageBreak/>
        <w:t xml:space="preserve">island age: island size and island heterogeneity. The youngest island (Hawai’i) is also the largest and most heterogeneous (e.g., largest </w:t>
      </w:r>
      <w:proofErr w:type="spellStart"/>
      <w:r>
        <w:rPr>
          <w:rFonts w:ascii="Times New Roman" w:hAnsi="Times New Roman"/>
        </w:rPr>
        <w:t>elevational</w:t>
      </w:r>
      <w:proofErr w:type="spellEnd"/>
      <w:r>
        <w:rPr>
          <w:rFonts w:ascii="Times New Roman" w:hAnsi="Times New Roman"/>
        </w:rPr>
        <w:t xml:space="preserve"> gradient), while the oldest island (</w:t>
      </w:r>
      <w:proofErr w:type="spellStart"/>
      <w:r>
        <w:rPr>
          <w:rFonts w:ascii="Times New Roman" w:hAnsi="Times New Roman"/>
        </w:rPr>
        <w:t>Kaua’i</w:t>
      </w:r>
      <w:proofErr w:type="spellEnd"/>
      <w:r>
        <w:rPr>
          <w:rFonts w:ascii="Times New Roman" w:hAnsi="Times New Roman"/>
        </w:rPr>
        <w:t xml:space="preserve">) is smaller and has </w:t>
      </w:r>
      <w:commentRangeStart w:id="55"/>
      <w:r>
        <w:rPr>
          <w:rFonts w:ascii="Times New Roman" w:hAnsi="Times New Roman"/>
        </w:rPr>
        <w:t xml:space="preserve">lost much of its heterogeneity due to erosion </w:t>
      </w:r>
      <w:bookmarkStart w:id="56" w:name="__UnoMark__24909_1878829019"/>
      <w:bookmarkStart w:id="57" w:name="__UnoMark__27638_1878829019"/>
      <w:bookmarkStart w:id="58" w:name="__UnoMark__23926_1878829019"/>
      <w:bookmarkStart w:id="59" w:name="__UnoMark__33086_1878829019"/>
      <w:bookmarkStart w:id="60" w:name="__UnoMark__30227_1878829019"/>
      <w:bookmarkStart w:id="61" w:name="__UnoMark__21776_1878829019"/>
      <w:commentRangeEnd w:id="55"/>
      <w:r w:rsidR="00970BFA">
        <w:rPr>
          <w:rStyle w:val="CommentReference"/>
        </w:rPr>
        <w:commentReference w:id="55"/>
      </w:r>
      <w:r>
        <w:rPr>
          <w:rFonts w:ascii="Times New Roman" w:hAnsi="Times New Roman"/>
        </w:rPr>
        <w:t>(26)</w:t>
      </w:r>
      <w:bookmarkEnd w:id="56"/>
      <w:bookmarkEnd w:id="57"/>
      <w:bookmarkEnd w:id="58"/>
      <w:bookmarkEnd w:id="59"/>
      <w:bookmarkEnd w:id="60"/>
      <w:bookmarkEnd w:id="61"/>
      <w:r>
        <w:rPr>
          <w:rFonts w:ascii="Times New Roman" w:hAnsi="Times New Roman"/>
        </w:rPr>
        <w:t xml:space="preserve">. These co-varying ecological and evolutionary factors are repeated on hotspot archipelagos around the world, and as a result, evolutionary radiations and species extinctions appear to track ontogenetic changes in island characteristics </w:t>
      </w:r>
      <w:bookmarkStart w:id="62" w:name="__UnoMark__33087_1878829019"/>
      <w:bookmarkStart w:id="63" w:name="__UnoMark__21777_1878829019"/>
      <w:bookmarkStart w:id="64" w:name="__UnoMark__27639_1878829019"/>
      <w:bookmarkStart w:id="65" w:name="__UnoMark__24910_1878829019"/>
      <w:bookmarkStart w:id="66" w:name="__UnoMark__30196_1878829019"/>
      <w:bookmarkStart w:id="67" w:name="__UnoMark__23927_1878829019"/>
      <w:r>
        <w:rPr>
          <w:rFonts w:ascii="Times New Roman" w:hAnsi="Times New Roman"/>
        </w:rPr>
        <w:t>(25)</w:t>
      </w:r>
      <w:bookmarkEnd w:id="62"/>
      <w:bookmarkEnd w:id="63"/>
      <w:bookmarkEnd w:id="64"/>
      <w:bookmarkEnd w:id="65"/>
      <w:bookmarkEnd w:id="66"/>
      <w:bookmarkEnd w:id="67"/>
      <w:r>
        <w:rPr>
          <w:rFonts w:ascii="Times New Roman" w:hAnsi="Times New Roman"/>
        </w:rPr>
        <w:t>; clades rapidly accumulate species as islands grow and subsequently lose species as islands decay. </w:t>
      </w:r>
    </w:p>
    <w:p w14:paraId="451D9FC7" w14:textId="77777777" w:rsidR="00865A1C" w:rsidRDefault="00C12BEE">
      <w:pPr>
        <w:pStyle w:val="BodyText"/>
        <w:spacing w:line="480" w:lineRule="auto"/>
      </w:pPr>
      <w:r>
        <w:rPr>
          <w:rFonts w:ascii="Times New Roman" w:hAnsi="Times New Roman"/>
        </w:rPr>
        <w:tab/>
        <w:t>While the conceptual framework for the interplay between evolutionary and ecological factors in driving patterns of biodiversity on islands is compelling </w:t>
      </w:r>
      <w:bookmarkStart w:id="68" w:name="__UnoMark__21778_1878829019"/>
      <w:bookmarkStart w:id="69" w:name="__UnoMark__24911_1878829019"/>
      <w:bookmarkStart w:id="70" w:name="__UnoMark__23928_1878829019"/>
      <w:bookmarkStart w:id="71" w:name="__UnoMark__27640_1878829019"/>
      <w:bookmarkStart w:id="72" w:name="__UnoMark__30195_1878829019"/>
      <w:bookmarkStart w:id="73" w:name="__UnoMark__33088_1878829019"/>
      <w:r>
        <w:rPr>
          <w:rFonts w:ascii="Times New Roman" w:hAnsi="Times New Roman"/>
        </w:rPr>
        <w:t>(29)</w:t>
      </w:r>
      <w:bookmarkEnd w:id="68"/>
      <w:bookmarkEnd w:id="69"/>
      <w:bookmarkEnd w:id="70"/>
      <w:bookmarkEnd w:id="71"/>
      <w:bookmarkEnd w:id="72"/>
      <w:bookmarkEnd w:id="73"/>
      <w:r>
        <w:rPr>
          <w:rFonts w:ascii="Times New Roman" w:hAnsi="Times New Roman"/>
        </w:rPr>
        <w:t xml:space="preserve">, the data used to test these hypotheses are often limited.  For example, </w:t>
      </w:r>
      <w:proofErr w:type="spellStart"/>
      <w:r>
        <w:rPr>
          <w:rFonts w:ascii="Times New Roman" w:hAnsi="Times New Roman"/>
        </w:rPr>
        <w:t>macroecological</w:t>
      </w:r>
      <w:proofErr w:type="spellEnd"/>
      <w:r>
        <w:rPr>
          <w:rFonts w:ascii="Times New Roman" w:hAnsi="Times New Roman"/>
        </w:rPr>
        <w:t xml:space="preserve"> and biogeographic data, such as species richness patterns and patterns of endemism, are used at very coarse scales (e.g., from island checklist data) and thus cannot allow for robust inference regarding within-island confounded variables, such as island heterogeneity. Therefore, more detailed information on the abundances and </w:t>
      </w:r>
      <w:commentRangeStart w:id="74"/>
      <w:r>
        <w:rPr>
          <w:rFonts w:ascii="Times New Roman" w:hAnsi="Times New Roman"/>
        </w:rPr>
        <w:t xml:space="preserve">small-scale distributions </w:t>
      </w:r>
      <w:commentRangeEnd w:id="74"/>
      <w:r w:rsidR="00970BFA">
        <w:rPr>
          <w:rStyle w:val="CommentReference"/>
        </w:rPr>
        <w:commentReference w:id="74"/>
      </w:r>
      <w:r>
        <w:rPr>
          <w:rFonts w:ascii="Times New Roman" w:hAnsi="Times New Roman"/>
        </w:rPr>
        <w:t xml:space="preserve">of species is required in order to disentangle these ecological and evolutionary hypotheses. While a few studies have begun to apply smaller-scale data to larger-scale eco-evolutionary questions on islands, these studies have been greatly limited in scope, e.g., few sampling locations across gradients of island age, and thus not have not been able to fully disentangle the effects of island age, size, and heterogeneity on patterns of biodiversity </w:t>
      </w:r>
      <w:bookmarkStart w:id="75" w:name="__UnoMark__33089_1878829019"/>
      <w:bookmarkStart w:id="76" w:name="__UnoMark__23929_1878829019"/>
      <w:bookmarkStart w:id="77" w:name="__UnoMark__27641_1878829019"/>
      <w:bookmarkStart w:id="78" w:name="__UnoMark__24912_1878829019"/>
      <w:bookmarkStart w:id="79" w:name="__UnoMark__30226_1878829019"/>
      <w:bookmarkStart w:id="80" w:name="__UnoMark__21779_1878829019"/>
      <w:r>
        <w:rPr>
          <w:rFonts w:ascii="Times New Roman" w:hAnsi="Times New Roman"/>
        </w:rPr>
        <w:t>(21, 23, 30, 31)</w:t>
      </w:r>
      <w:bookmarkEnd w:id="75"/>
      <w:bookmarkEnd w:id="76"/>
      <w:bookmarkEnd w:id="77"/>
      <w:bookmarkEnd w:id="78"/>
      <w:bookmarkEnd w:id="79"/>
      <w:bookmarkEnd w:id="80"/>
      <w:r>
        <w:rPr>
          <w:rFonts w:ascii="Times New Roman" w:hAnsi="Times New Roman"/>
        </w:rPr>
        <w:t>. </w:t>
      </w:r>
    </w:p>
    <w:p w14:paraId="1C877295" w14:textId="77777777" w:rsidR="00865A1C" w:rsidRDefault="00C12BEE">
      <w:pPr>
        <w:pStyle w:val="BodyText"/>
        <w:spacing w:line="480" w:lineRule="auto"/>
      </w:pPr>
      <w:r>
        <w:rPr>
          <w:rFonts w:ascii="Times New Roman" w:hAnsi="Times New Roman"/>
        </w:rPr>
        <w:tab/>
        <w:t xml:space="preserve">Our primary objectives are to describe patterns of biodiversity in the Hawaiian archipelago at multiple spatial scales and to distinguish the roles that island age, area, and habitat heterogeneity likely play in determining these observed patterns. We focus on </w:t>
      </w:r>
      <w:commentRangeStart w:id="81"/>
      <w:r>
        <w:rPr>
          <w:rFonts w:ascii="Times New Roman" w:hAnsi="Times New Roman"/>
        </w:rPr>
        <w:t xml:space="preserve">woody plant </w:t>
      </w:r>
      <w:r>
        <w:rPr>
          <w:rFonts w:ascii="Times New Roman" w:hAnsi="Times New Roman"/>
        </w:rPr>
        <w:lastRenderedPageBreak/>
        <w:t>species (trees and shrubs)</w:t>
      </w:r>
      <w:commentRangeEnd w:id="81"/>
      <w:r w:rsidR="00970BFA">
        <w:rPr>
          <w:rStyle w:val="CommentReference"/>
        </w:rPr>
        <w:commentReference w:id="81"/>
      </w:r>
      <w:r>
        <w:rPr>
          <w:rFonts w:ascii="Times New Roman" w:hAnsi="Times New Roman"/>
        </w:rPr>
        <w:t xml:space="preserve">, since they have been intensively sampled using similar methods </w:t>
      </w:r>
      <w:commentRangeStart w:id="82"/>
      <w:r>
        <w:rPr>
          <w:rFonts w:ascii="Times New Roman" w:hAnsi="Times New Roman"/>
        </w:rPr>
        <w:t>across</w:t>
      </w:r>
      <w:commentRangeEnd w:id="82"/>
      <w:r w:rsidR="00970BFA">
        <w:rPr>
          <w:rStyle w:val="CommentReference"/>
        </w:rPr>
        <w:commentReference w:id="82"/>
      </w:r>
      <w:r>
        <w:rPr>
          <w:rFonts w:ascii="Times New Roman" w:hAnsi="Times New Roman"/>
        </w:rPr>
        <w:t xml:space="preserve"> the Hawaiian archipelago. We collated data from multiple studies into a common dataset with a total of 421 sampling plots that consists of 26,762 individuals of 113 woody species (Fig. 1a). Because we had data on numbers of individuals of each species, we were able to use an array of complementary </w:t>
      </w:r>
      <w:proofErr w:type="gramStart"/>
      <w:r>
        <w:rPr>
          <w:rFonts w:ascii="Times New Roman" w:hAnsi="Times New Roman"/>
        </w:rPr>
        <w:t>analyses ,</w:t>
      </w:r>
      <w:proofErr w:type="gramEnd"/>
      <w:r>
        <w:rPr>
          <w:rFonts w:ascii="Times New Roman" w:hAnsi="Times New Roman"/>
        </w:rPr>
        <w:t xml:space="preserve"> specifically rarefaction curves and relative abundance distributions, to disentangle factors that correlate with biodiversity patterns </w:t>
      </w:r>
      <w:bookmarkStart w:id="83" w:name="__UnoMark__30191_1878829019"/>
      <w:bookmarkStart w:id="84" w:name="__UnoMark__33090_1878829019"/>
      <w:bookmarkStart w:id="85" w:name="__UnoMark__24913_1878829019"/>
      <w:bookmarkStart w:id="86" w:name="__UnoMark__27642_1878829019"/>
      <w:bookmarkStart w:id="87" w:name="__UnoMark__21780_1878829019"/>
      <w:bookmarkStart w:id="88" w:name="__UnoMark__23930_1878829019"/>
      <w:bookmarkEnd w:id="83"/>
      <w:bookmarkEnd w:id="84"/>
      <w:bookmarkEnd w:id="85"/>
      <w:bookmarkEnd w:id="86"/>
      <w:bookmarkEnd w:id="87"/>
      <w:bookmarkEnd w:id="88"/>
      <w:r>
        <w:rPr>
          <w:rFonts w:ascii="Times New Roman" w:hAnsi="Times New Roman"/>
        </w:rPr>
        <w:t>(32</w:t>
      </w:r>
      <w:r>
        <w:t>–35)</w:t>
      </w:r>
      <w:r>
        <w:rPr>
          <w:rFonts w:ascii="Times New Roman" w:hAnsi="Times New Roman"/>
        </w:rPr>
        <w:t xml:space="preserve"> that are not possible in </w:t>
      </w:r>
      <w:proofErr w:type="spellStart"/>
      <w:r>
        <w:rPr>
          <w:rFonts w:ascii="Times New Roman" w:hAnsi="Times New Roman"/>
        </w:rPr>
        <w:t>macroecological</w:t>
      </w:r>
      <w:proofErr w:type="spellEnd"/>
      <w:r>
        <w:rPr>
          <w:rFonts w:ascii="Times New Roman" w:hAnsi="Times New Roman"/>
        </w:rPr>
        <w:t xml:space="preserve"> studies that typically use island-level species checklists. </w:t>
      </w:r>
    </w:p>
    <w:p w14:paraId="13437714" w14:textId="77777777" w:rsidR="00865A1C" w:rsidRDefault="00C12BEE">
      <w:pPr>
        <w:pStyle w:val="Heading1"/>
      </w:pPr>
      <w:bookmarkStart w:id="89" w:name="results-discussion"/>
      <w:bookmarkEnd w:id="89"/>
      <w:r>
        <w:t>Results &amp; Discussion</w:t>
      </w:r>
    </w:p>
    <w:p w14:paraId="1E3BEF8B" w14:textId="77777777" w:rsidR="00865A1C" w:rsidRDefault="00C12BEE">
      <w:pPr>
        <w:pStyle w:val="FirstParagraph"/>
        <w:spacing w:line="480" w:lineRule="auto"/>
      </w:pPr>
      <w:r>
        <w:rPr>
          <w:rFonts w:ascii="Times New Roman" w:hAnsi="Times New Roman"/>
        </w:rPr>
        <w:t>At the large (island-level) spatial scale, we find evidence consistent with the idea that island age plays an important role in generating biodiversity patterns using checklists of woody plant species on each island (Figure 1b). The youngest island, Hawai’i, has the fewest numbers of woody species, and the fewest species that are single island endemics. </w:t>
      </w:r>
      <w:proofErr w:type="spellStart"/>
      <w:r>
        <w:rPr>
          <w:rFonts w:ascii="Times New Roman" w:hAnsi="Times New Roman"/>
        </w:rPr>
        <w:t>Kaua’i</w:t>
      </w:r>
      <w:proofErr w:type="spellEnd"/>
      <w:r>
        <w:rPr>
          <w:rFonts w:ascii="Times New Roman" w:hAnsi="Times New Roman"/>
        </w:rPr>
        <w:t xml:space="preserve">, the oldest island, has the highest number of single island endemics, suggesting an important role for diversification processes in generating contemporary patterns of island-level biodiversity </w:t>
      </w:r>
      <w:bookmarkStart w:id="90" w:name="__UnoMark__30204_1878829019"/>
      <w:bookmarkStart w:id="91" w:name="__UnoMark__33092_1878829019"/>
      <w:r>
        <w:rPr>
          <w:rFonts w:ascii="Times New Roman" w:hAnsi="Times New Roman"/>
        </w:rPr>
        <w:t>(15, 19</w:t>
      </w:r>
      <w:proofErr w:type="gramStart"/>
      <w:r>
        <w:rPr>
          <w:rFonts w:ascii="Times New Roman" w:hAnsi="Times New Roman"/>
        </w:rPr>
        <w:t>)</w:t>
      </w:r>
      <w:bookmarkEnd w:id="90"/>
      <w:bookmarkEnd w:id="91"/>
      <w:r>
        <w:rPr>
          <w:rFonts w:ascii="Times New Roman" w:hAnsi="Times New Roman"/>
        </w:rPr>
        <w:t> .</w:t>
      </w:r>
      <w:proofErr w:type="gramEnd"/>
      <w:r>
        <w:rPr>
          <w:rFonts w:ascii="Times New Roman" w:hAnsi="Times New Roman"/>
        </w:rPr>
        <w:t> </w:t>
      </w:r>
    </w:p>
    <w:p w14:paraId="7C616097" w14:textId="77777777" w:rsidR="00865A1C" w:rsidRDefault="00C12BEE">
      <w:pPr>
        <w:pStyle w:val="BodyText"/>
        <w:spacing w:line="480" w:lineRule="auto"/>
      </w:pPr>
      <w:r>
        <w:rPr>
          <w:rFonts w:ascii="Times New Roman" w:hAnsi="Times New Roman"/>
        </w:rPr>
        <w:tab/>
        <w:t>We found that sampling intensity plays a strong role in shaping biodiversity patterns across islands using data from our 421 sampling plots (Fig. 1c). In our sampling plots, we find a pattern that is opposite to that observed using island-level species checklists. Across all sampling plots, there are more species observed on the youngest island (Hawai’i), with a steady decline towards the smallest oldest island (</w:t>
      </w:r>
      <w:proofErr w:type="spellStart"/>
      <w:r>
        <w:rPr>
          <w:rFonts w:ascii="Times New Roman" w:hAnsi="Times New Roman"/>
        </w:rPr>
        <w:t>Kaua’i</w:t>
      </w:r>
      <w:proofErr w:type="spellEnd"/>
      <w:r>
        <w:rPr>
          <w:rFonts w:ascii="Times New Roman" w:hAnsi="Times New Roman"/>
        </w:rPr>
        <w:t>). Clearly, this result is strongly influenced by sampling intensity; there were many more sample plots on Hawai’i and fewer on the smaller, older islands roughly in proportion to area (Fig. 1a; </w:t>
      </w:r>
      <w:hyperlink r:id="rId8">
        <w:r>
          <w:rPr>
            <w:rStyle w:val="InternetLink"/>
            <w:rFonts w:ascii="Times New Roman" w:hAnsi="Times New Roman"/>
          </w:rPr>
          <w:t>Table S1</w:t>
        </w:r>
      </w:hyperlink>
      <w:r>
        <w:rPr>
          <w:rFonts w:ascii="Times New Roman" w:hAnsi="Times New Roman"/>
        </w:rPr>
        <w:t xml:space="preserve">). When we rarefied species </w:t>
      </w:r>
      <w:r>
        <w:rPr>
          <w:rFonts w:ascii="Times New Roman" w:hAnsi="Times New Roman"/>
        </w:rPr>
        <w:lastRenderedPageBreak/>
        <w:t xml:space="preserve">richness to standardize sampling effort across the islands to 10,000 individuals using individual-based rarefactions, the difference in species richness (per 10,000 individuals) remained higher for Hawai’i compared to </w:t>
      </w:r>
      <w:proofErr w:type="spellStart"/>
      <w:r>
        <w:rPr>
          <w:rFonts w:ascii="Times New Roman" w:hAnsi="Times New Roman"/>
        </w:rPr>
        <w:t>Kaua’i</w:t>
      </w:r>
      <w:proofErr w:type="spellEnd"/>
      <w:r>
        <w:rPr>
          <w:rFonts w:ascii="Times New Roman" w:hAnsi="Times New Roman"/>
        </w:rPr>
        <w:t xml:space="preserve">. However, when we rarefied to smaller sample sizes (100 or 1,000 individuals), the observed differences among the islands disappeared. This suggests that </w:t>
      </w:r>
      <w:commentRangeStart w:id="92"/>
      <w:r>
        <w:rPr>
          <w:rFonts w:ascii="Times New Roman" w:hAnsi="Times New Roman"/>
        </w:rPr>
        <w:t xml:space="preserve">Hawai’i likely has more observed species across all of its sampling plots </w:t>
      </w:r>
      <w:commentRangeEnd w:id="92"/>
      <w:r w:rsidR="00970BFA">
        <w:rPr>
          <w:rStyle w:val="CommentReference"/>
        </w:rPr>
        <w:commentReference w:id="92"/>
      </w:r>
      <w:r>
        <w:rPr>
          <w:rFonts w:ascii="Times New Roman" w:hAnsi="Times New Roman"/>
        </w:rPr>
        <w:t>because (</w:t>
      </w:r>
      <w:proofErr w:type="spellStart"/>
      <w:r>
        <w:rPr>
          <w:rFonts w:ascii="Times New Roman" w:hAnsi="Times New Roman"/>
        </w:rPr>
        <w:t>i</w:t>
      </w:r>
      <w:proofErr w:type="spellEnd"/>
      <w:r>
        <w:rPr>
          <w:rFonts w:ascii="Times New Roman" w:hAnsi="Times New Roman"/>
        </w:rPr>
        <w:t>) it is larger, which allows for the sampling of more individuals and thus the detection of more species and/or (ii) as a result of its bigger size, it is more heterogeneous and has more habitat types than smaller islands, which also may allow for more species observed across plots.</w:t>
      </w:r>
    </w:p>
    <w:p w14:paraId="3EC36A6E" w14:textId="77777777" w:rsidR="00865A1C" w:rsidRDefault="00C12BEE">
      <w:pPr>
        <w:pStyle w:val="BodyText"/>
        <w:spacing w:line="480" w:lineRule="auto"/>
      </w:pPr>
      <w:r>
        <w:rPr>
          <w:rFonts w:ascii="Times New Roman" w:hAnsi="Times New Roman"/>
        </w:rPr>
        <w:tab/>
        <w:t xml:space="preserve">How can we disentangle the influence of island age from other confounded ecological factors, such as </w:t>
      </w:r>
      <w:commentRangeStart w:id="93"/>
      <w:r>
        <w:rPr>
          <w:rFonts w:ascii="Times New Roman" w:hAnsi="Times New Roman"/>
        </w:rPr>
        <w:t xml:space="preserve">island size and habitat heterogeneity </w:t>
      </w:r>
      <w:commentRangeEnd w:id="93"/>
      <w:r w:rsidR="00D84EFB">
        <w:rPr>
          <w:rStyle w:val="CommentReference"/>
        </w:rPr>
        <w:commentReference w:id="93"/>
      </w:r>
      <w:r>
        <w:rPr>
          <w:rFonts w:ascii="Times New Roman" w:hAnsi="Times New Roman"/>
        </w:rPr>
        <w:t xml:space="preserve">(Fig. 1c)? To unveil the influence of these </w:t>
      </w:r>
      <w:commentRangeStart w:id="94"/>
      <w:r>
        <w:rPr>
          <w:rFonts w:ascii="Times New Roman" w:hAnsi="Times New Roman"/>
        </w:rPr>
        <w:t xml:space="preserve">three main drivers </w:t>
      </w:r>
      <w:commentRangeEnd w:id="94"/>
      <w:r w:rsidR="00D84EFB">
        <w:rPr>
          <w:rStyle w:val="CommentReference"/>
        </w:rPr>
        <w:commentReference w:id="94"/>
      </w:r>
      <w:r>
        <w:rPr>
          <w:rFonts w:ascii="Times New Roman" w:hAnsi="Times New Roman"/>
        </w:rPr>
        <w:t xml:space="preserve">of species richness differences across the islands, we compared species richness patterns on islands using three nested sampling scenarios. First, we used data from all plots, which includes differences in all three factors that can influence the numbers of observed </w:t>
      </w:r>
      <w:proofErr w:type="gramStart"/>
      <w:r>
        <w:rPr>
          <w:rFonts w:ascii="Times New Roman" w:hAnsi="Times New Roman"/>
        </w:rPr>
        <w:t>species :</w:t>
      </w:r>
      <w:proofErr w:type="gramEnd"/>
      <w:r>
        <w:rPr>
          <w:rFonts w:ascii="Times New Roman" w:hAnsi="Times New Roman"/>
        </w:rPr>
        <w:t xml:space="preserve"> area, habitat heterogeneity, and age ‘</w:t>
      </w:r>
      <w:proofErr w:type="spellStart"/>
      <w:r>
        <w:rPr>
          <w:rFonts w:ascii="Times New Roman" w:hAnsi="Times New Roman"/>
        </w:rPr>
        <w:t>Area+Het+Age</w:t>
      </w:r>
      <w:proofErr w:type="spellEnd"/>
      <w:r>
        <w:rPr>
          <w:rFonts w:ascii="Times New Roman" w:hAnsi="Times New Roman"/>
        </w:rPr>
        <w:t xml:space="preserve">’. Here, we compared across individual-based rarefaction curves standardized to a maximum of 10,000 individuals, so that the higher sampling effort on bigger islands is eliminated (Fig. 2c). We find that the rarefaction curves were similar at lower numbers of individuals, but diverged at higher numbers of individuals, </w:t>
      </w:r>
      <w:commentRangeStart w:id="95"/>
      <w:r>
        <w:rPr>
          <w:rFonts w:ascii="Times New Roman" w:hAnsi="Times New Roman"/>
        </w:rPr>
        <w:t>where the younger, larger islands had more species than the older, smaller islands</w:t>
      </w:r>
      <w:commentRangeEnd w:id="95"/>
      <w:r w:rsidR="009D1B80">
        <w:rPr>
          <w:rStyle w:val="CommentReference"/>
        </w:rPr>
        <w:commentReference w:id="95"/>
      </w:r>
      <w:r>
        <w:rPr>
          <w:rFonts w:ascii="Times New Roman" w:hAnsi="Times New Roman"/>
        </w:rPr>
        <w:t xml:space="preserve">. This result is the same as that shown in Fig. 1c. In addition, we calculated relative abundance distributions (RADs), which depict proportional changes in species abundances as a function of their rank within a community. In the first sampling scenario, we find </w:t>
      </w:r>
      <w:proofErr w:type="gramStart"/>
      <w:r>
        <w:rPr>
          <w:rFonts w:ascii="Times New Roman" w:hAnsi="Times New Roman"/>
        </w:rPr>
        <w:t>that  the</w:t>
      </w:r>
      <w:proofErr w:type="gramEnd"/>
      <w:r>
        <w:rPr>
          <w:rFonts w:ascii="Times New Roman" w:hAnsi="Times New Roman"/>
        </w:rPr>
        <w:t xml:space="preserve"> younger islands, Hawai’i and Maui Nui, appear to have more rare species than the older islands, </w:t>
      </w:r>
      <w:proofErr w:type="spellStart"/>
      <w:r>
        <w:rPr>
          <w:rFonts w:ascii="Times New Roman" w:hAnsi="Times New Roman"/>
        </w:rPr>
        <w:t>Kaua’i</w:t>
      </w:r>
      <w:proofErr w:type="spellEnd"/>
      <w:r>
        <w:rPr>
          <w:rFonts w:ascii="Times New Roman" w:hAnsi="Times New Roman"/>
        </w:rPr>
        <w:t xml:space="preserve"> and </w:t>
      </w:r>
      <w:proofErr w:type="spellStart"/>
      <w:r>
        <w:rPr>
          <w:rFonts w:ascii="Times New Roman" w:hAnsi="Times New Roman"/>
        </w:rPr>
        <w:lastRenderedPageBreak/>
        <w:t>O’ahu</w:t>
      </w:r>
      <w:proofErr w:type="spellEnd"/>
      <w:r>
        <w:rPr>
          <w:rFonts w:ascii="Times New Roman" w:hAnsi="Times New Roman"/>
        </w:rPr>
        <w:t xml:space="preserve"> (Fig. 2d). We next controlled for area effects due to sampling by randomly selecting a fixed number of plots to control for differences in island area, but not habitat heterogeneity or island age (‘</w:t>
      </w:r>
      <w:proofErr w:type="spellStart"/>
      <w:r>
        <w:rPr>
          <w:rFonts w:ascii="Times New Roman" w:hAnsi="Times New Roman"/>
        </w:rPr>
        <w:t>Het+Age</w:t>
      </w:r>
      <w:proofErr w:type="spellEnd"/>
      <w:r>
        <w:rPr>
          <w:rFonts w:ascii="Times New Roman" w:hAnsi="Times New Roman"/>
        </w:rPr>
        <w:t>’; </w:t>
      </w:r>
      <w:hyperlink r:id="rId9">
        <w:r>
          <w:rPr>
            <w:rStyle w:val="InternetLink"/>
            <w:rFonts w:ascii="Times New Roman" w:hAnsi="Times New Roman"/>
          </w:rPr>
          <w:t>Table S2</w:t>
        </w:r>
      </w:hyperlink>
      <w:r>
        <w:rPr>
          <w:rFonts w:ascii="Times New Roman" w:hAnsi="Times New Roman"/>
        </w:rPr>
        <w:t xml:space="preserve">), and found a reversal of the pattern. Here, the older, smaller islands have steeper rarefaction curves with higher asymptotes than the younger, larger islands (Fig. 2b).  This is also reflected in their RADs, where the older islands have </w:t>
      </w:r>
      <w:proofErr w:type="gramStart"/>
      <w:r>
        <w:rPr>
          <w:rFonts w:ascii="Times New Roman" w:hAnsi="Times New Roman"/>
        </w:rPr>
        <w:t>more rare</w:t>
      </w:r>
      <w:proofErr w:type="gramEnd"/>
      <w:r>
        <w:rPr>
          <w:rFonts w:ascii="Times New Roman" w:hAnsi="Times New Roman"/>
        </w:rPr>
        <w:t xml:space="preserve"> species per standardized sample than the younger islands (Fig. 2e). Finally, we sampled plots where we controlled for the number of individuals and habitat heterogeneity simultaneously by randomly selecting seven plots per island with similar habitat heterogeneity (‘Age’), inferred using potential evapotranspiration (PET) as a proxy because it integrates variation in elevation and precipitation (see Materials &amp; Methods). Here, we found similar patterns for both the rarefaction curve (Fig. 2c) and the shape of the RAD (Fig. 2f). This final sampling scenario, controlling for both habitat heterogeneity and area, indicates that there is a strong effect of island age. Specifically, when controlling for other confounding ecological factors, there are more species per unit area on the older islands and this is because they have </w:t>
      </w:r>
      <w:proofErr w:type="gramStart"/>
      <w:r>
        <w:rPr>
          <w:rFonts w:ascii="Times New Roman" w:hAnsi="Times New Roman"/>
        </w:rPr>
        <w:t>more rare</w:t>
      </w:r>
      <w:proofErr w:type="gramEnd"/>
      <w:r>
        <w:rPr>
          <w:rFonts w:ascii="Times New Roman" w:hAnsi="Times New Roman"/>
        </w:rPr>
        <w:t xml:space="preserve"> species, depicted by changes in the shape of their RADs.</w:t>
      </w:r>
    </w:p>
    <w:p w14:paraId="69D6D540" w14:textId="77777777" w:rsidR="00865A1C" w:rsidRDefault="00C12BEE">
      <w:pPr>
        <w:pStyle w:val="BodyText"/>
        <w:spacing w:line="480" w:lineRule="auto"/>
      </w:pPr>
      <w:r>
        <w:rPr>
          <w:rFonts w:ascii="Times New Roman" w:hAnsi="Times New Roman"/>
        </w:rPr>
        <w:tab/>
        <w:t xml:space="preserve">We next compared values of diversity using the same sampling scenarios as above. Diversity values can be compared via Hill numbers </w:t>
      </w:r>
      <w:bookmarkStart w:id="96" w:name="__UnoMark__27643_1878829019"/>
      <w:bookmarkStart w:id="97" w:name="__UnoMark__24914_1878829019"/>
      <w:bookmarkStart w:id="98" w:name="__UnoMark__21781_1878829019"/>
      <w:bookmarkStart w:id="99" w:name="__UnoMark__30192_1878829019"/>
      <w:bookmarkStart w:id="100" w:name="__UnoMark__23931_1878829019"/>
      <w:bookmarkStart w:id="101" w:name="__UnoMark__33091_1878829019"/>
      <w:r>
        <w:rPr>
          <w:rFonts w:ascii="Times New Roman" w:hAnsi="Times New Roman"/>
        </w:rPr>
        <w:t>(36)</w:t>
      </w:r>
      <w:bookmarkEnd w:id="96"/>
      <w:bookmarkEnd w:id="97"/>
      <w:bookmarkEnd w:id="98"/>
      <w:bookmarkEnd w:id="99"/>
      <w:bookmarkEnd w:id="100"/>
      <w:bookmarkEnd w:id="101"/>
      <w:r>
        <w:rPr>
          <w:rFonts w:ascii="Times New Roman" w:hAnsi="Times New Roman"/>
        </w:rPr>
        <w:t>, the most familiar of which are q=0 (species richness), q=1 (Shannon diversity), and q=2 (Simpson diversity). The increasing order from richness (q=0) to Simpson (q=2) places greater emphasis on evenness. Across Hawaiian forests, species richness (q=0) is highest on the younger, larger islands of Hawaii and Maui Nui (Fig. 3a), whereas the older, smaller islands were more diverse when evenness was considered (Fig. 3d &amp; g). However, when we controlled for differences in area (‘</w:t>
      </w:r>
      <w:proofErr w:type="spellStart"/>
      <w:r>
        <w:rPr>
          <w:rFonts w:ascii="Times New Roman" w:hAnsi="Times New Roman"/>
        </w:rPr>
        <w:t>Het+Age</w:t>
      </w:r>
      <w:proofErr w:type="spellEnd"/>
      <w:r>
        <w:rPr>
          <w:rFonts w:ascii="Times New Roman" w:hAnsi="Times New Roman"/>
        </w:rPr>
        <w:t xml:space="preserve">’) and </w:t>
      </w:r>
      <w:r>
        <w:rPr>
          <w:rFonts w:ascii="Times New Roman" w:hAnsi="Times New Roman"/>
        </w:rPr>
        <w:lastRenderedPageBreak/>
        <w:t>heterogeneity (‘Age’) via re-sampling, the older islands were more diverse in all metrics (Fig. 3b, c, e, f, h &amp;</w:t>
      </w:r>
      <w:proofErr w:type="spellStart"/>
      <w:r>
        <w:rPr>
          <w:rFonts w:ascii="Times New Roman" w:hAnsi="Times New Roman"/>
        </w:rPr>
        <w:t>i</w:t>
      </w:r>
      <w:proofErr w:type="spellEnd"/>
      <w:r>
        <w:rPr>
          <w:rFonts w:ascii="Times New Roman" w:hAnsi="Times New Roman"/>
        </w:rPr>
        <w:t>). This again indicates that once we control for ecological factors, island age plays a critical role in driving the numbers of species, and in particular, the numbers of rare species. </w:t>
      </w:r>
    </w:p>
    <w:p w14:paraId="71BFE98A" w14:textId="77777777" w:rsidR="00865A1C" w:rsidRDefault="00C12BEE">
      <w:pPr>
        <w:pStyle w:val="BodyText"/>
        <w:spacing w:line="480" w:lineRule="auto"/>
      </w:pPr>
      <w:r>
        <w:rPr>
          <w:rFonts w:ascii="Times New Roman" w:hAnsi="Times New Roman"/>
        </w:rPr>
        <w:tab/>
        <w:t xml:space="preserve">Finally, we endeavored to determine whether island age simply influenced the relative evenness of species on islands, or instead if these patterns emerged from differences in the spatial distributions of species on the different islands. We calculated beta diversity using two Hill numbers </w:t>
      </w:r>
      <w:bookmarkStart w:id="102" w:name="__UnoMark__30193_1878829019"/>
      <w:bookmarkStart w:id="103" w:name="__UnoMark__27644_1878829019"/>
      <w:bookmarkStart w:id="104" w:name="__UnoMark__23932_1878829019"/>
      <w:bookmarkStart w:id="105" w:name="__UnoMark__24915_1878829019"/>
      <w:bookmarkStart w:id="106" w:name="__UnoMark__21782_1878829019"/>
      <w:bookmarkStart w:id="107" w:name="__UnoMark__33093_1878829019"/>
      <w:r>
        <w:rPr>
          <w:rFonts w:ascii="Times New Roman" w:hAnsi="Times New Roman"/>
        </w:rPr>
        <w:t>(37, 38)</w:t>
      </w:r>
      <w:bookmarkEnd w:id="102"/>
      <w:bookmarkEnd w:id="103"/>
      <w:bookmarkEnd w:id="104"/>
      <w:bookmarkEnd w:id="105"/>
      <w:bookmarkEnd w:id="106"/>
      <w:bookmarkEnd w:id="107"/>
      <w:r>
        <w:rPr>
          <w:rFonts w:ascii="Times New Roman" w:hAnsi="Times New Roman"/>
        </w:rPr>
        <w:t>, 0 and 2, to determine how site-to-site variation in species composition influenced the observed patterns. When q=0, we found that Hawai’i had significantly greater beta diversity than the other three islands when all three drivers of diversity were included (‘</w:t>
      </w:r>
      <w:proofErr w:type="spellStart"/>
      <w:r>
        <w:rPr>
          <w:rFonts w:ascii="Times New Roman" w:hAnsi="Times New Roman"/>
        </w:rPr>
        <w:t>Area+Het+Age</w:t>
      </w:r>
      <w:proofErr w:type="spellEnd"/>
      <w:r>
        <w:rPr>
          <w:rFonts w:ascii="Times New Roman" w:hAnsi="Times New Roman"/>
        </w:rPr>
        <w:t>’; Fig. 4a). This pattern shifted markedly when we controlled for differences in area (‘</w:t>
      </w:r>
      <w:proofErr w:type="spellStart"/>
      <w:r>
        <w:rPr>
          <w:rFonts w:ascii="Times New Roman" w:hAnsi="Times New Roman"/>
        </w:rPr>
        <w:t>Het+Age</w:t>
      </w:r>
      <w:proofErr w:type="spellEnd"/>
      <w:proofErr w:type="gramStart"/>
      <w:r>
        <w:rPr>
          <w:rFonts w:ascii="Times New Roman" w:hAnsi="Times New Roman"/>
        </w:rPr>
        <w:t>’;Fig.</w:t>
      </w:r>
      <w:proofErr w:type="gramEnd"/>
      <w:r>
        <w:rPr>
          <w:rFonts w:ascii="Times New Roman" w:hAnsi="Times New Roman"/>
        </w:rPr>
        <w:t xml:space="preserve"> 4b) and habitat heterogeneity (‘Age’ ; Fig 4c); in both of these sampling scenarios, we found significantly higher levels of beta diversity on the older islands. When we calculated beta diversity at q=2 (Fig. 4d, e &amp; f), where common species drive the patterns, we found that the two older islands exhibited higher levels of beta diversity than the two younger islands when controlling for differences in area and habitat heterogeneity. This indicates that rare species, unlike common species, are heterogeneously distributed in space after controlling for differences in area and habitat heterogeneity. </w:t>
      </w:r>
    </w:p>
    <w:p w14:paraId="6A6F458C" w14:textId="77777777" w:rsidR="00865A1C" w:rsidRDefault="00C12BEE">
      <w:pPr>
        <w:pStyle w:val="BodyText"/>
        <w:spacing w:line="480" w:lineRule="auto"/>
      </w:pPr>
      <w:r>
        <w:rPr>
          <w:rFonts w:ascii="Times New Roman" w:hAnsi="Times New Roman"/>
        </w:rPr>
        <w:tab/>
        <w:t>Our analyses show that once area and heterogeneity are controlled for, there is still a strong effect of island age on diversity patterns of forests across the Hawaiian archipelago. </w:t>
      </w:r>
      <w:bookmarkStart w:id="108" w:name="__DdeLink__35151_1878829019"/>
      <w:r>
        <w:rPr>
          <w:rFonts w:ascii="Times New Roman" w:hAnsi="Times New Roman"/>
        </w:rPr>
        <w:t xml:space="preserve">The oldest islands, </w:t>
      </w:r>
      <w:proofErr w:type="spellStart"/>
      <w:r>
        <w:rPr>
          <w:rFonts w:ascii="Times New Roman" w:hAnsi="Times New Roman"/>
        </w:rPr>
        <w:t>Kaua’i</w:t>
      </w:r>
      <w:proofErr w:type="spellEnd"/>
      <w:r>
        <w:rPr>
          <w:rFonts w:ascii="Times New Roman" w:hAnsi="Times New Roman"/>
        </w:rPr>
        <w:t xml:space="preserve"> and </w:t>
      </w:r>
      <w:proofErr w:type="spellStart"/>
      <w:r>
        <w:rPr>
          <w:rFonts w:ascii="Times New Roman" w:hAnsi="Times New Roman"/>
        </w:rPr>
        <w:t>O’ahu</w:t>
      </w:r>
      <w:proofErr w:type="spellEnd"/>
      <w:r>
        <w:rPr>
          <w:rFonts w:ascii="Times New Roman" w:hAnsi="Times New Roman"/>
        </w:rPr>
        <w:t>, have more species per unit area and within similar habitats than the youngest islands, Maui Nui and Hawai’i. </w:t>
      </w:r>
      <w:bookmarkEnd w:id="108"/>
      <w:r>
        <w:rPr>
          <w:rFonts w:ascii="Times New Roman" w:hAnsi="Times New Roman"/>
        </w:rPr>
        <w:t xml:space="preserve">The higher species diversity per unit area on the older islands seems to be primarily a result of there being </w:t>
      </w:r>
      <w:proofErr w:type="gramStart"/>
      <w:r>
        <w:rPr>
          <w:rFonts w:ascii="Times New Roman" w:hAnsi="Times New Roman"/>
        </w:rPr>
        <w:t>more rare</w:t>
      </w:r>
      <w:proofErr w:type="gramEnd"/>
      <w:r>
        <w:rPr>
          <w:rFonts w:ascii="Times New Roman" w:hAnsi="Times New Roman"/>
        </w:rPr>
        <w:t xml:space="preserve"> species per unit area on </w:t>
      </w:r>
      <w:r>
        <w:rPr>
          <w:rFonts w:ascii="Times New Roman" w:hAnsi="Times New Roman"/>
        </w:rPr>
        <w:lastRenderedPageBreak/>
        <w:t xml:space="preserve">the older islands relative to the younger islands.  The higher level of rarity on older islands appears to be spatially distributed, </w:t>
      </w:r>
      <w:commentRangeStart w:id="109"/>
      <w:r>
        <w:rPr>
          <w:rFonts w:ascii="Times New Roman" w:hAnsi="Times New Roman"/>
        </w:rPr>
        <w:t>such that rare species are more aggregated on older islands than on younger islands</w:t>
      </w:r>
      <w:commentRangeEnd w:id="109"/>
      <w:r w:rsidR="0035072A">
        <w:rPr>
          <w:rStyle w:val="CommentReference"/>
        </w:rPr>
        <w:commentReference w:id="109"/>
      </w:r>
      <w:r>
        <w:rPr>
          <w:rFonts w:ascii="Times New Roman" w:hAnsi="Times New Roman"/>
        </w:rPr>
        <w:t>. This latter result, i.e. greater beta diversity on older islands, </w:t>
      </w:r>
      <w:del w:id="110" w:author="Kasey Barton" w:date="2018-04-03T16:16:00Z">
        <w:r w:rsidDel="0035072A">
          <w:rPr>
            <w:rFonts w:ascii="Times New Roman" w:hAnsi="Times New Roman"/>
          </w:rPr>
          <w:delText xml:space="preserve"> </w:delText>
        </w:r>
      </w:del>
      <w:r>
        <w:rPr>
          <w:rFonts w:ascii="Times New Roman" w:hAnsi="Times New Roman"/>
        </w:rPr>
        <w:t xml:space="preserve">could have emerged for a number of reasons.  For example, higher levels of beta diversity of rare species could reflect that longer time for divergence on the older islands has allowed for higher rates of allopatric speciation with little secondary contact </w:t>
      </w:r>
      <w:bookmarkStart w:id="111" w:name="__UnoMark__33094_1878829019"/>
      <w:bookmarkStart w:id="112" w:name="__UnoMark__23933_1878829019"/>
      <w:bookmarkStart w:id="113" w:name="__UnoMark__30188_1878829019"/>
      <w:bookmarkStart w:id="114" w:name="__UnoMark__24916_1878829019"/>
      <w:bookmarkStart w:id="115" w:name="__UnoMark__27645_1878829019"/>
      <w:bookmarkStart w:id="116" w:name="__UnoMark__21783_1878829019"/>
      <w:r>
        <w:rPr>
          <w:rFonts w:ascii="Times New Roman" w:hAnsi="Times New Roman"/>
        </w:rPr>
        <w:t>(27, 28, 39)</w:t>
      </w:r>
      <w:bookmarkEnd w:id="111"/>
      <w:bookmarkEnd w:id="112"/>
      <w:bookmarkEnd w:id="113"/>
      <w:bookmarkEnd w:id="114"/>
      <w:bookmarkEnd w:id="115"/>
      <w:bookmarkEnd w:id="116"/>
      <w:r>
        <w:rPr>
          <w:rFonts w:ascii="Times New Roman" w:hAnsi="Times New Roman"/>
        </w:rPr>
        <w:t xml:space="preserve">. Additionally, higher levels of beta diversity could result if eco-evolutionary and frequency-dependent feedbacks, e.g., interspecific interactions or interactions with enemies, have created higher levels of spatial dispersion among otherwise similar species </w:t>
      </w:r>
      <w:bookmarkStart w:id="117" w:name="__UnoMark__21784_1878829019"/>
      <w:bookmarkStart w:id="118" w:name="__UnoMark__23934_1878829019"/>
      <w:bookmarkStart w:id="119" w:name="__UnoMark__33095_1878829019"/>
      <w:bookmarkStart w:id="120" w:name="__UnoMark__30189_1878829019"/>
      <w:bookmarkStart w:id="121" w:name="__UnoMark__27646_1878829019"/>
      <w:bookmarkStart w:id="122" w:name="__UnoMark__24917_1878829019"/>
      <w:r>
        <w:rPr>
          <w:rFonts w:ascii="Times New Roman" w:hAnsi="Times New Roman"/>
        </w:rPr>
        <w:t>(40, 41)</w:t>
      </w:r>
      <w:bookmarkEnd w:id="117"/>
      <w:bookmarkEnd w:id="118"/>
      <w:bookmarkEnd w:id="119"/>
      <w:bookmarkEnd w:id="120"/>
      <w:bookmarkEnd w:id="121"/>
      <w:bookmarkEnd w:id="122"/>
      <w:r>
        <w:rPr>
          <w:rFonts w:ascii="Times New Roman" w:hAnsi="Times New Roman"/>
        </w:rPr>
        <w:t>.</w:t>
      </w:r>
    </w:p>
    <w:p w14:paraId="49CBF3C9" w14:textId="77777777" w:rsidR="00865A1C" w:rsidRDefault="00C12BEE">
      <w:pPr>
        <w:pStyle w:val="BodyText"/>
        <w:spacing w:line="480" w:lineRule="auto"/>
      </w:pPr>
      <w:r>
        <w:rPr>
          <w:rFonts w:ascii="Times New Roman" w:hAnsi="Times New Roman"/>
        </w:rPr>
        <w:tab/>
        <w:t xml:space="preserve">The identification of ecological and evolutionary mechanisms </w:t>
      </w:r>
      <w:proofErr w:type="gramStart"/>
      <w:r>
        <w:rPr>
          <w:rFonts w:ascii="Times New Roman" w:hAnsi="Times New Roman"/>
        </w:rPr>
        <w:t>are</w:t>
      </w:r>
      <w:proofErr w:type="gramEnd"/>
      <w:r>
        <w:rPr>
          <w:rFonts w:ascii="Times New Roman" w:hAnsi="Times New Roman"/>
        </w:rPr>
        <w:t xml:space="preserve"> needed to fully explain the effects of island age on species diversity patterns across the Hawaiian archipelago. Based on our findings, we expect that species’ ages would increase with island age, while diversification rates would decrease </w:t>
      </w:r>
      <w:bookmarkStart w:id="123" w:name="__UnoMark__30186_1878829019"/>
      <w:bookmarkStart w:id="124" w:name="__UnoMark__27647_1878829019"/>
      <w:bookmarkStart w:id="125" w:name="__UnoMark__24918_1878829019"/>
      <w:bookmarkStart w:id="126" w:name="__UnoMark__21785_1878829019"/>
      <w:bookmarkStart w:id="127" w:name="__UnoMark__33096_1878829019"/>
      <w:bookmarkStart w:id="128" w:name="__UnoMark__23935_1878829019"/>
      <w:r>
        <w:rPr>
          <w:rFonts w:ascii="Times New Roman" w:hAnsi="Times New Roman"/>
        </w:rPr>
        <w:t>(14, 25)</w:t>
      </w:r>
      <w:bookmarkEnd w:id="123"/>
      <w:bookmarkEnd w:id="124"/>
      <w:bookmarkEnd w:id="125"/>
      <w:bookmarkEnd w:id="126"/>
      <w:bookmarkEnd w:id="127"/>
      <w:bookmarkEnd w:id="128"/>
      <w:r>
        <w:rPr>
          <w:rFonts w:ascii="Times New Roman" w:hAnsi="Times New Roman"/>
        </w:rPr>
        <w:t xml:space="preserve">. </w:t>
      </w:r>
      <w:proofErr w:type="gramStart"/>
      <w:r>
        <w:rPr>
          <w:rFonts w:ascii="Times New Roman" w:hAnsi="Times New Roman"/>
        </w:rPr>
        <w:t>However,  a</w:t>
      </w:r>
      <w:proofErr w:type="gramEnd"/>
      <w:r>
        <w:rPr>
          <w:rFonts w:ascii="Times New Roman" w:hAnsi="Times New Roman"/>
        </w:rPr>
        <w:t xml:space="preserve"> highly-resolved molecular phylogeny of the complete Hawaiian flora is not currently available. A promising path forward would be to compile and combine extant genetic and phylogenetic data </w:t>
      </w:r>
      <w:bookmarkStart w:id="129" w:name="__UnoMark__30187_1878829019"/>
      <w:bookmarkStart w:id="130" w:name="__UnoMark__24919_1878829019"/>
      <w:bookmarkStart w:id="131" w:name="__UnoMark__23936_1878829019"/>
      <w:bookmarkStart w:id="132" w:name="__UnoMark__21786_1878829019"/>
      <w:bookmarkStart w:id="133" w:name="__UnoMark__27648_1878829019"/>
      <w:bookmarkStart w:id="134" w:name="__UnoMark__33097_1878829019"/>
      <w:r>
        <w:rPr>
          <w:rFonts w:ascii="Times New Roman" w:hAnsi="Times New Roman"/>
        </w:rPr>
        <w:t>(42)</w:t>
      </w:r>
      <w:bookmarkEnd w:id="129"/>
      <w:bookmarkEnd w:id="130"/>
      <w:bookmarkEnd w:id="131"/>
      <w:bookmarkEnd w:id="132"/>
      <w:bookmarkEnd w:id="133"/>
      <w:bookmarkEnd w:id="134"/>
      <w:r>
        <w:rPr>
          <w:rFonts w:ascii="Times New Roman" w:hAnsi="Times New Roman"/>
        </w:rPr>
        <w:t xml:space="preserve"> from well-studied clades that have undergone adaptive radiation in Hawaii, such as the </w:t>
      </w:r>
      <w:proofErr w:type="spellStart"/>
      <w:r>
        <w:rPr>
          <w:rFonts w:ascii="Times New Roman" w:hAnsi="Times New Roman"/>
        </w:rPr>
        <w:t>silversword</w:t>
      </w:r>
      <w:proofErr w:type="spellEnd"/>
      <w:r>
        <w:rPr>
          <w:rFonts w:ascii="Times New Roman" w:hAnsi="Times New Roman"/>
        </w:rPr>
        <w:t xml:space="preserve"> alliance </w:t>
      </w:r>
      <w:bookmarkStart w:id="135" w:name="__UnoMark__30184_1878829019"/>
      <w:bookmarkStart w:id="136" w:name="__UnoMark__24920_1878829019"/>
      <w:bookmarkStart w:id="137" w:name="__UnoMark__23937_1878829019"/>
      <w:bookmarkStart w:id="138" w:name="__UnoMark__21787_1878829019"/>
      <w:bookmarkStart w:id="139" w:name="__UnoMark__33098_1878829019"/>
      <w:bookmarkStart w:id="140" w:name="__UnoMark__27649_1878829019"/>
      <w:r>
        <w:rPr>
          <w:rFonts w:ascii="Times New Roman" w:hAnsi="Times New Roman"/>
        </w:rPr>
        <w:t>(27)</w:t>
      </w:r>
      <w:bookmarkEnd w:id="135"/>
      <w:bookmarkEnd w:id="136"/>
      <w:bookmarkEnd w:id="137"/>
      <w:bookmarkEnd w:id="138"/>
      <w:bookmarkEnd w:id="139"/>
      <w:bookmarkEnd w:id="140"/>
      <w:r>
        <w:rPr>
          <w:rFonts w:ascii="Times New Roman" w:hAnsi="Times New Roman"/>
        </w:rPr>
        <w:t xml:space="preserve">. The greater species diversity per unit area found on older islands, once controlling for area and habitat heterogeneity, also suggests that communities may partition resources at finer spatial scales on older islands than on younger ones. On older islands there may be less trait overlap and greater trait divergence at local scales than on younger islands, particularly for traits associated with water and nutrient acquisition </w:t>
      </w:r>
      <w:bookmarkStart w:id="141" w:name="__UnoMark__27650_1878829019"/>
      <w:bookmarkStart w:id="142" w:name="__UnoMark__24921_1878829019"/>
      <w:bookmarkStart w:id="143" w:name="__UnoMark__23938_1878829019"/>
      <w:bookmarkStart w:id="144" w:name="__UnoMark__30185_1878829019"/>
      <w:bookmarkStart w:id="145" w:name="__UnoMark__21788_1878829019"/>
      <w:bookmarkStart w:id="146" w:name="__UnoMark__33099_1878829019"/>
      <w:r>
        <w:rPr>
          <w:rFonts w:ascii="Times New Roman" w:hAnsi="Times New Roman"/>
        </w:rPr>
        <w:t>(43, 44)</w:t>
      </w:r>
      <w:bookmarkEnd w:id="141"/>
      <w:bookmarkEnd w:id="142"/>
      <w:bookmarkEnd w:id="143"/>
      <w:bookmarkEnd w:id="144"/>
      <w:bookmarkEnd w:id="145"/>
      <w:bookmarkEnd w:id="146"/>
      <w:r>
        <w:rPr>
          <w:rFonts w:ascii="Times New Roman" w:hAnsi="Times New Roman"/>
        </w:rPr>
        <w:t xml:space="preserve">. To test for such fine-scale patterns, a comprehensive database of native and alien woody plants would need to be compiled using locally collected traits because the steep </w:t>
      </w:r>
      <w:r>
        <w:rPr>
          <w:rFonts w:ascii="Times New Roman" w:hAnsi="Times New Roman"/>
        </w:rPr>
        <w:lastRenderedPageBreak/>
        <w:t xml:space="preserve">environmental gradients that occur across Hawaii likely lead to high intraspecific trait variation </w:t>
      </w:r>
      <w:bookmarkStart w:id="147" w:name="__UnoMark__23939_1878829019"/>
      <w:bookmarkStart w:id="148" w:name="__UnoMark__30182_1878829019"/>
      <w:bookmarkStart w:id="149" w:name="__UnoMark__24922_1878829019"/>
      <w:bookmarkStart w:id="150" w:name="__UnoMark__33100_1878829019"/>
      <w:bookmarkStart w:id="151" w:name="__UnoMark__27651_1878829019"/>
      <w:bookmarkStart w:id="152" w:name="__UnoMark__21789_1878829019"/>
      <w:r>
        <w:rPr>
          <w:rFonts w:ascii="Times New Roman" w:hAnsi="Times New Roman"/>
        </w:rPr>
        <w:t>(45, 46)</w:t>
      </w:r>
      <w:bookmarkEnd w:id="147"/>
      <w:bookmarkEnd w:id="148"/>
      <w:bookmarkEnd w:id="149"/>
      <w:bookmarkEnd w:id="150"/>
      <w:bookmarkEnd w:id="151"/>
      <w:bookmarkEnd w:id="152"/>
      <w:r>
        <w:rPr>
          <w:rFonts w:ascii="Times New Roman" w:hAnsi="Times New Roman"/>
        </w:rPr>
        <w:t>, which may not be captured when using trait values from large plant trait databases </w:t>
      </w:r>
      <w:bookmarkStart w:id="153" w:name="__UnoMark__24923_1878829019"/>
      <w:bookmarkStart w:id="154" w:name="__UnoMark__23941_1878829019"/>
      <w:bookmarkStart w:id="155" w:name="__UnoMark__33116_1878829019"/>
      <w:bookmarkStart w:id="156" w:name="__UnoMark__30183_1878829019"/>
      <w:bookmarkStart w:id="157" w:name="__UnoMark__21791_1878829019"/>
      <w:bookmarkStart w:id="158" w:name="__UnoMark__27652_1878829019"/>
      <w:r>
        <w:rPr>
          <w:rFonts w:ascii="Times New Roman" w:hAnsi="Times New Roman"/>
        </w:rPr>
        <w:t>(47)</w:t>
      </w:r>
      <w:bookmarkEnd w:id="153"/>
      <w:bookmarkEnd w:id="154"/>
      <w:bookmarkEnd w:id="155"/>
      <w:bookmarkEnd w:id="156"/>
      <w:bookmarkEnd w:id="157"/>
      <w:bookmarkEnd w:id="158"/>
      <w:r>
        <w:rPr>
          <w:rFonts w:ascii="Times New Roman" w:hAnsi="Times New Roman"/>
        </w:rPr>
        <w:t>.</w:t>
      </w:r>
    </w:p>
    <w:p w14:paraId="30543D63" w14:textId="77777777" w:rsidR="00865A1C" w:rsidRDefault="00C12BEE">
      <w:pPr>
        <w:pStyle w:val="Heading1"/>
        <w:spacing w:line="480" w:lineRule="auto"/>
        <w:rPr>
          <w:sz w:val="24"/>
          <w:szCs w:val="24"/>
        </w:rPr>
      </w:pPr>
      <w:bookmarkStart w:id="159" w:name="conclusion"/>
      <w:bookmarkEnd w:id="159"/>
      <w:r>
        <w:rPr>
          <w:sz w:val="24"/>
          <w:szCs w:val="24"/>
        </w:rPr>
        <w:t>Conclusion</w:t>
      </w:r>
    </w:p>
    <w:p w14:paraId="2AC3D0DD" w14:textId="77777777" w:rsidR="00865A1C" w:rsidRDefault="00C12BEE">
      <w:pPr>
        <w:pStyle w:val="FirstParagraph"/>
        <w:spacing w:line="480" w:lineRule="auto"/>
      </w:pPr>
      <w:r>
        <w:rPr>
          <w:rFonts w:ascii="Times New Roman" w:hAnsi="Times New Roman"/>
        </w:rPr>
        <w:t xml:space="preserve">Integrating evolutionary and ecological factors has been considered an essential step </w:t>
      </w:r>
      <w:bookmarkStart w:id="160" w:name="__UnoMark__27653_1878829019"/>
      <w:bookmarkStart w:id="161" w:name="__UnoMark__24924_1878829019"/>
      <w:bookmarkStart w:id="162" w:name="__UnoMark__33119_1878829019"/>
      <w:bookmarkStart w:id="163" w:name="__UnoMark__21792_1878829019"/>
      <w:bookmarkStart w:id="164" w:name="__UnoMark__30181_1878829019"/>
      <w:bookmarkStart w:id="165" w:name="__UnoMark__23942_1878829019"/>
      <w:r>
        <w:rPr>
          <w:rFonts w:ascii="Times New Roman" w:hAnsi="Times New Roman"/>
        </w:rPr>
        <w:t>(10, 19, 48)</w:t>
      </w:r>
      <w:bookmarkEnd w:id="160"/>
      <w:bookmarkEnd w:id="161"/>
      <w:bookmarkEnd w:id="162"/>
      <w:bookmarkEnd w:id="163"/>
      <w:bookmarkEnd w:id="164"/>
      <w:bookmarkEnd w:id="165"/>
      <w:r>
        <w:rPr>
          <w:rFonts w:ascii="Times New Roman" w:hAnsi="Times New Roman"/>
        </w:rPr>
        <w:t xml:space="preserve"> towards deepening current understanding of the mechanisms that underpin biodiversity patterns. Here we leverage a comprehensive database of forest plots distributed across the Hawaiian archipelago and use it to show that the effects of island age on diversity patterns percolate across scales, from </w:t>
      </w:r>
      <w:proofErr w:type="spellStart"/>
      <w:r>
        <w:rPr>
          <w:rFonts w:ascii="Times New Roman" w:hAnsi="Times New Roman"/>
        </w:rPr>
        <w:t>macroecological</w:t>
      </w:r>
      <w:proofErr w:type="spellEnd"/>
      <w:r>
        <w:rPr>
          <w:rFonts w:ascii="Times New Roman" w:hAnsi="Times New Roman"/>
        </w:rPr>
        <w:t xml:space="preserve"> to local, via the spatial distribution of rare species. In doing so, we provide further evidence that species diversity patterns across islands bear the imprint of both contemporary ecological and historical evolutionary factors. Our approach can be readily applied to other systems for which there is local scale sampling of communities across relevant ecological gradients. </w:t>
      </w:r>
    </w:p>
    <w:p w14:paraId="35307638" w14:textId="77777777" w:rsidR="00865A1C" w:rsidRDefault="00C12BEE">
      <w:pPr>
        <w:pStyle w:val="Heading1"/>
      </w:pPr>
      <w:bookmarkStart w:id="166" w:name="materials-and-methods"/>
      <w:bookmarkEnd w:id="166"/>
      <w:r>
        <w:t>Materials and Methods</w:t>
      </w:r>
    </w:p>
    <w:p w14:paraId="1F340435" w14:textId="77777777" w:rsidR="00865A1C" w:rsidRDefault="00C12BEE">
      <w:pPr>
        <w:pStyle w:val="FirstParagraph"/>
        <w:rPr>
          <w:rFonts w:ascii="Times New Roman" w:hAnsi="Times New Roman"/>
        </w:rPr>
      </w:pPr>
      <w:r>
        <w:rPr>
          <w:rFonts w:ascii="Times New Roman" w:hAnsi="Times New Roman"/>
          <w:b/>
        </w:rPr>
        <w:t>Data acquisition and description</w:t>
      </w:r>
      <w:r>
        <w:rPr>
          <w:rFonts w:ascii="Times New Roman" w:hAnsi="Times New Roman"/>
          <w:b/>
          <w:i/>
        </w:rPr>
        <w:t>.</w:t>
      </w:r>
    </w:p>
    <w:p w14:paraId="29923222" w14:textId="77777777" w:rsidR="00865A1C" w:rsidRDefault="00C12BEE">
      <w:pPr>
        <w:pStyle w:val="BodyText"/>
        <w:spacing w:line="480" w:lineRule="auto"/>
      </w:pPr>
      <w:r>
        <w:rPr>
          <w:rFonts w:ascii="Times New Roman" w:hAnsi="Times New Roman"/>
        </w:rPr>
        <w:t xml:space="preserve">To estimate species richness of </w:t>
      </w:r>
      <w:commentRangeStart w:id="167"/>
      <w:r>
        <w:rPr>
          <w:rFonts w:ascii="Times New Roman" w:hAnsi="Times New Roman"/>
        </w:rPr>
        <w:t xml:space="preserve">native woody species </w:t>
      </w:r>
      <w:commentRangeEnd w:id="167"/>
      <w:r w:rsidR="0035072A">
        <w:rPr>
          <w:rStyle w:val="CommentReference"/>
        </w:rPr>
        <w:commentReference w:id="167"/>
      </w:r>
      <w:r>
        <w:rPr>
          <w:rFonts w:ascii="Times New Roman" w:hAnsi="Times New Roman"/>
        </w:rPr>
        <w:t>and single island endemics for each island across the Hawaiian archipelago, we classified all plant species in the flora of the Hawaiian Islands</w:t>
      </w:r>
      <w:bookmarkStart w:id="168" w:name="__UnoMark__33072_1878829019"/>
      <w:r>
        <w:rPr>
          <w:rFonts w:ascii="Times New Roman" w:hAnsi="Times New Roman"/>
        </w:rPr>
        <w:t xml:space="preserve"> </w:t>
      </w:r>
      <w:bookmarkEnd w:id="168"/>
      <w:r>
        <w:rPr>
          <w:rFonts w:ascii="Times New Roman" w:hAnsi="Times New Roman"/>
        </w:rPr>
        <w:t xml:space="preserve">(49)as native or alien and woody, herbaceous, or variable using the Global Woodiness Database </w:t>
      </w:r>
      <w:bookmarkStart w:id="169" w:name="__UnoMark__21793_1878829019"/>
      <w:bookmarkStart w:id="170" w:name="__UnoMark__24925_1878829019"/>
      <w:bookmarkStart w:id="171" w:name="__UnoMark__27654_1878829019"/>
      <w:bookmarkStart w:id="172" w:name="__UnoMark__23943_1878829019"/>
      <w:bookmarkStart w:id="173" w:name="__UnoMark__30179_1878829019"/>
      <w:bookmarkStart w:id="174" w:name="__UnoMark__33118_1878829019"/>
      <w:r>
        <w:rPr>
          <w:rFonts w:ascii="Times New Roman" w:hAnsi="Times New Roman"/>
        </w:rPr>
        <w:t>(50, 51)</w:t>
      </w:r>
      <w:bookmarkEnd w:id="169"/>
      <w:bookmarkEnd w:id="170"/>
      <w:bookmarkEnd w:id="171"/>
      <w:bookmarkEnd w:id="172"/>
      <w:bookmarkEnd w:id="173"/>
      <w:bookmarkEnd w:id="174"/>
      <w:r>
        <w:rPr>
          <w:rFonts w:ascii="Times New Roman" w:hAnsi="Times New Roman"/>
        </w:rPr>
        <w:t> . Species not found in the Global Woodiness Database were classified using the same methodology by consulting electronic sources </w:t>
      </w:r>
      <w:bookmarkStart w:id="175" w:name="__UnoMark__33101_1878829019"/>
      <w:bookmarkStart w:id="176" w:name="__UnoMark__30219_1878829019"/>
      <w:bookmarkStart w:id="177" w:name="__UnoMark__27656_1878829019"/>
      <w:r>
        <w:rPr>
          <w:rFonts w:ascii="Times New Roman" w:hAnsi="Times New Roman"/>
        </w:rPr>
        <w:t>(49, 52)</w:t>
      </w:r>
      <w:bookmarkEnd w:id="175"/>
      <w:bookmarkEnd w:id="176"/>
      <w:bookmarkEnd w:id="177"/>
      <w:r>
        <w:rPr>
          <w:rFonts w:ascii="Times New Roman" w:hAnsi="Times New Roman"/>
        </w:rPr>
        <w:t>. </w:t>
      </w:r>
    </w:p>
    <w:p w14:paraId="689A03C3" w14:textId="77777777" w:rsidR="00865A1C" w:rsidRDefault="00C12BEE">
      <w:pPr>
        <w:pStyle w:val="BodyText"/>
        <w:spacing w:line="480" w:lineRule="auto"/>
      </w:pPr>
      <w:r>
        <w:rPr>
          <w:rFonts w:ascii="Times New Roman" w:hAnsi="Times New Roman"/>
        </w:rPr>
        <w:lastRenderedPageBreak/>
        <w:tab/>
        <w:t xml:space="preserve">We assembled a database containing 421 plots and 113 native woody plant species from publicly available sources and published studies with forest plot data in Hawaii where species identity and size of individual woody plants (either diameter at 1.3 m or in size classes) were reported (Craven et al., </w:t>
      </w:r>
      <w:r>
        <w:rPr>
          <w:rFonts w:ascii="Times New Roman" w:hAnsi="Times New Roman"/>
          <w:i/>
        </w:rPr>
        <w:t>In prep.</w:t>
      </w:r>
      <w:r>
        <w:rPr>
          <w:rFonts w:ascii="Times New Roman" w:hAnsi="Times New Roman"/>
        </w:rPr>
        <w:t>). Forest plots range in area from 100 to 1018 m</w:t>
      </w:r>
      <w:r>
        <w:rPr>
          <w:rFonts w:ascii="Times New Roman" w:hAnsi="Times New Roman"/>
          <w:vertAlign w:val="superscript"/>
        </w:rPr>
        <w:t>2</w:t>
      </w:r>
      <w:r>
        <w:rPr>
          <w:rFonts w:ascii="Times New Roman" w:hAnsi="Times New Roman"/>
        </w:rPr>
        <w:t xml:space="preserve"> (median = 1000 m</w:t>
      </w:r>
      <w:r>
        <w:rPr>
          <w:rFonts w:ascii="Times New Roman" w:hAnsi="Times New Roman"/>
          <w:vertAlign w:val="superscript"/>
        </w:rPr>
        <w:t>2</w:t>
      </w:r>
      <w:r>
        <w:rPr>
          <w:rFonts w:ascii="Times New Roman" w:hAnsi="Times New Roman"/>
        </w:rPr>
        <w:t xml:space="preserve">) and are unevenly distributed across the main islands of </w:t>
      </w:r>
      <w:proofErr w:type="gramStart"/>
      <w:r>
        <w:rPr>
          <w:rFonts w:ascii="Times New Roman" w:hAnsi="Times New Roman"/>
        </w:rPr>
        <w:t>the  archipelago</w:t>
      </w:r>
      <w:proofErr w:type="gramEnd"/>
      <w:r>
        <w:rPr>
          <w:rFonts w:ascii="Times New Roman" w:hAnsi="Times New Roman"/>
        </w:rPr>
        <w:t xml:space="preserve"> (74.8% of all plots are located on Hawai’i Island; Fig.1). Consequently, sampled area per island also varies strongly, from </w:t>
      </w:r>
      <w:commentRangeStart w:id="178"/>
      <w:r>
        <w:rPr>
          <w:rFonts w:ascii="Times New Roman" w:hAnsi="Times New Roman"/>
        </w:rPr>
        <w:t xml:space="preserve">0.8 ha on </w:t>
      </w:r>
      <w:proofErr w:type="spellStart"/>
      <w:r>
        <w:rPr>
          <w:rFonts w:ascii="Times New Roman" w:hAnsi="Times New Roman"/>
        </w:rPr>
        <w:t>Kaua’i</w:t>
      </w:r>
      <w:proofErr w:type="spellEnd"/>
      <w:r>
        <w:rPr>
          <w:rFonts w:ascii="Times New Roman" w:hAnsi="Times New Roman"/>
        </w:rPr>
        <w:t xml:space="preserve"> Island </w:t>
      </w:r>
      <w:commentRangeEnd w:id="178"/>
      <w:r w:rsidR="0035072A">
        <w:rPr>
          <w:rStyle w:val="CommentReference"/>
        </w:rPr>
        <w:commentReference w:id="178"/>
      </w:r>
      <w:r>
        <w:rPr>
          <w:rFonts w:ascii="Times New Roman" w:hAnsi="Times New Roman"/>
        </w:rPr>
        <w:t>to 22.1 ha on Hawai’i Island (</w:t>
      </w:r>
      <w:hyperlink r:id="rId10">
        <w:r>
          <w:rPr>
            <w:rStyle w:val="InternetLink"/>
            <w:rFonts w:ascii="Times New Roman" w:hAnsi="Times New Roman"/>
          </w:rPr>
          <w:t>Table S1</w:t>
        </w:r>
      </w:hyperlink>
      <w:r>
        <w:rPr>
          <w:rFonts w:ascii="Times New Roman" w:hAnsi="Times New Roman"/>
        </w:rPr>
        <w:t xml:space="preserve">). Mean annual temperature and precipitation </w:t>
      </w:r>
      <w:bookmarkStart w:id="180" w:name="__UnoMark__21790_1878829019"/>
      <w:bookmarkStart w:id="181" w:name="__UnoMark__23940_1878829019"/>
      <w:bookmarkStart w:id="182" w:name="__UnoMark__33102_1878829019"/>
      <w:bookmarkStart w:id="183" w:name="__UnoMark__30180_1878829019"/>
      <w:bookmarkStart w:id="184" w:name="__UnoMark__24926_1878829019"/>
      <w:bookmarkStart w:id="185" w:name="__UnoMark__27655_1878829019"/>
      <w:r>
        <w:rPr>
          <w:rFonts w:ascii="Times New Roman" w:hAnsi="Times New Roman"/>
        </w:rPr>
        <w:t>(53)</w:t>
      </w:r>
      <w:bookmarkEnd w:id="180"/>
      <w:bookmarkEnd w:id="181"/>
      <w:bookmarkEnd w:id="182"/>
      <w:bookmarkEnd w:id="183"/>
      <w:bookmarkEnd w:id="184"/>
      <w:bookmarkEnd w:id="185"/>
      <w:r>
        <w:rPr>
          <w:rFonts w:ascii="Times New Roman" w:hAnsi="Times New Roman"/>
        </w:rPr>
        <w:t xml:space="preserve"> , elevation </w:t>
      </w:r>
      <w:bookmarkStart w:id="186" w:name="__UnoMark__33103_1878829019"/>
      <w:bookmarkStart w:id="187" w:name="__UnoMark__24927_1878829019"/>
      <w:bookmarkStart w:id="188" w:name="__UnoMark__30220_1878829019"/>
      <w:bookmarkStart w:id="189" w:name="__UnoMark__27657_1878829019"/>
      <w:bookmarkStart w:id="190" w:name="__UnoMark__21794_1878829019"/>
      <w:bookmarkStart w:id="191" w:name="__UnoMark__23944_1878829019"/>
      <w:r>
        <w:rPr>
          <w:rFonts w:ascii="Times New Roman" w:hAnsi="Times New Roman"/>
        </w:rPr>
        <w:t>(54)</w:t>
      </w:r>
      <w:bookmarkEnd w:id="186"/>
      <w:bookmarkEnd w:id="187"/>
      <w:bookmarkEnd w:id="188"/>
      <w:bookmarkEnd w:id="189"/>
      <w:bookmarkEnd w:id="190"/>
      <w:bookmarkEnd w:id="191"/>
      <w:r>
        <w:rPr>
          <w:rFonts w:ascii="Times New Roman" w:hAnsi="Times New Roman"/>
        </w:rPr>
        <w:t xml:space="preserve">,  and mean potential evapotranspiration </w:t>
      </w:r>
      <w:bookmarkStart w:id="192" w:name="__UnoMark__21795_1878829019"/>
      <w:bookmarkStart w:id="193" w:name="__UnoMark__33117_1878829019"/>
      <w:bookmarkStart w:id="194" w:name="__UnoMark__27658_1878829019"/>
      <w:bookmarkStart w:id="195" w:name="__UnoMark__30223_1878829019"/>
      <w:bookmarkStart w:id="196" w:name="__UnoMark__23945_1878829019"/>
      <w:bookmarkStart w:id="197" w:name="__UnoMark__24928_1878829019"/>
      <w:r>
        <w:rPr>
          <w:rFonts w:ascii="Times New Roman" w:hAnsi="Times New Roman"/>
        </w:rPr>
        <w:t>(55)</w:t>
      </w:r>
      <w:bookmarkEnd w:id="192"/>
      <w:bookmarkEnd w:id="193"/>
      <w:bookmarkEnd w:id="194"/>
      <w:bookmarkEnd w:id="195"/>
      <w:bookmarkEnd w:id="196"/>
      <w:bookmarkEnd w:id="197"/>
      <w:r>
        <w:rPr>
          <w:rFonts w:ascii="Times New Roman" w:hAnsi="Times New Roman"/>
        </w:rPr>
        <w:t> were extracted for each plot at a 1 km resolution (</w:t>
      </w:r>
      <w:hyperlink r:id="rId11">
        <w:r>
          <w:rPr>
            <w:rStyle w:val="InternetLink"/>
            <w:rFonts w:ascii="Times New Roman" w:hAnsi="Times New Roman"/>
          </w:rPr>
          <w:t>Table S1</w:t>
        </w:r>
      </w:hyperlink>
      <w:r>
        <w:rPr>
          <w:rFonts w:ascii="Times New Roman" w:hAnsi="Times New Roman"/>
        </w:rPr>
        <w:t>). Species names were standardized using the Plant List v 1.1 (</w:t>
      </w:r>
      <w:hyperlink r:id="rId12">
        <w:r>
          <w:rPr>
            <w:rStyle w:val="InternetLink"/>
            <w:rFonts w:ascii="Times New Roman" w:hAnsi="Times New Roman"/>
          </w:rPr>
          <w:t>www.theplantlist.org</w:t>
        </w:r>
      </w:hyperlink>
      <w:r>
        <w:rPr>
          <w:rFonts w:ascii="Times New Roman" w:hAnsi="Times New Roman"/>
        </w:rPr>
        <w:t>) and native status was obtained from the flora of the Hawaiian Islands </w:t>
      </w:r>
      <w:bookmarkStart w:id="198" w:name="__UnoMark__33121_1878829019"/>
      <w:bookmarkStart w:id="199" w:name="__UnoMark__27660_1878829019"/>
      <w:bookmarkStart w:id="200" w:name="__UnoMark__30217_1878829019"/>
      <w:r>
        <w:rPr>
          <w:rFonts w:ascii="Times New Roman" w:hAnsi="Times New Roman"/>
        </w:rPr>
        <w:t>(49)</w:t>
      </w:r>
      <w:bookmarkEnd w:id="198"/>
      <w:bookmarkEnd w:id="199"/>
      <w:bookmarkEnd w:id="200"/>
      <w:r>
        <w:rPr>
          <w:rFonts w:ascii="Times New Roman" w:hAnsi="Times New Roman"/>
        </w:rPr>
        <w:t>. As the minimum size threshold of individuals varied across studies between 1 and 2.54 cm at 1.3 m, we standardized our data by using individuals larger than or equal to 2.54 cm from studies that measured size of individuals. For studies that did not report individual size, we included all individuals because they represented a small number of individuals (&lt; 5% of individuals across the entire database) and their inclusion did not influence our results (see sensitivity analyses; </w:t>
      </w:r>
      <w:hyperlink r:id="rId13">
        <w:r>
          <w:rPr>
            <w:rStyle w:val="InternetLink"/>
            <w:rFonts w:ascii="Times New Roman" w:hAnsi="Times New Roman"/>
          </w:rPr>
          <w:t>Figures S2-S4</w:t>
        </w:r>
      </w:hyperlink>
      <w:r>
        <w:rPr>
          <w:rFonts w:ascii="Times New Roman" w:hAnsi="Times New Roman"/>
        </w:rPr>
        <w:t xml:space="preserve">). Species abundances were calculated on a per hectare basis in each plot to facilitate data aggregation and heavily invaded plots </w:t>
      </w:r>
      <w:proofErr w:type="gramStart"/>
      <w:r>
        <w:rPr>
          <w:rFonts w:ascii="Times New Roman" w:hAnsi="Times New Roman"/>
        </w:rPr>
        <w:t>( &gt;</w:t>
      </w:r>
      <w:proofErr w:type="gramEnd"/>
      <w:r>
        <w:rPr>
          <w:rFonts w:ascii="Times New Roman" w:hAnsi="Times New Roman"/>
        </w:rPr>
        <w:t xml:space="preserve"> 75% alien species) were excluded. Throughout our analysis, we treat islands in the Maui Nui complex, i.e. Maui, </w:t>
      </w:r>
      <w:proofErr w:type="spellStart"/>
      <w:r>
        <w:rPr>
          <w:rFonts w:ascii="Times New Roman" w:hAnsi="Times New Roman"/>
        </w:rPr>
        <w:t>Moloka’i</w:t>
      </w:r>
      <w:proofErr w:type="spellEnd"/>
      <w:r>
        <w:rPr>
          <w:rFonts w:ascii="Times New Roman" w:hAnsi="Times New Roman"/>
        </w:rPr>
        <w:t xml:space="preserve">, </w:t>
      </w:r>
      <w:proofErr w:type="spellStart"/>
      <w:r>
        <w:rPr>
          <w:rFonts w:ascii="Times New Roman" w:hAnsi="Times New Roman"/>
        </w:rPr>
        <w:t>Lana’i</w:t>
      </w:r>
      <w:proofErr w:type="spellEnd"/>
      <w:r>
        <w:rPr>
          <w:rFonts w:ascii="Times New Roman" w:hAnsi="Times New Roman"/>
        </w:rPr>
        <w:t xml:space="preserve">, and </w:t>
      </w:r>
      <w:proofErr w:type="spellStart"/>
      <w:r>
        <w:rPr>
          <w:rFonts w:ascii="Times New Roman" w:hAnsi="Times New Roman"/>
        </w:rPr>
        <w:t>Kaho’olawe</w:t>
      </w:r>
      <w:proofErr w:type="spellEnd"/>
      <w:r>
        <w:rPr>
          <w:rFonts w:ascii="Times New Roman" w:hAnsi="Times New Roman"/>
        </w:rPr>
        <w:t xml:space="preserve">, as one island because they have formed a single landmass during most of its history </w:t>
      </w:r>
      <w:bookmarkStart w:id="201" w:name="__UnoMark__21796_1878829019"/>
      <w:bookmarkStart w:id="202" w:name="__UnoMark__33120_1878829019"/>
      <w:bookmarkStart w:id="203" w:name="__UnoMark__30218_1878829019"/>
      <w:bookmarkStart w:id="204" w:name="__UnoMark__24929_1878829019"/>
      <w:bookmarkStart w:id="205" w:name="__UnoMark__23946_1878829019"/>
      <w:bookmarkStart w:id="206" w:name="__UnoMark__27659_1878829019"/>
      <w:r>
        <w:rPr>
          <w:rFonts w:ascii="Times New Roman" w:hAnsi="Times New Roman"/>
        </w:rPr>
        <w:t>(56)</w:t>
      </w:r>
      <w:bookmarkEnd w:id="201"/>
      <w:bookmarkEnd w:id="202"/>
      <w:bookmarkEnd w:id="203"/>
      <w:bookmarkEnd w:id="204"/>
      <w:bookmarkEnd w:id="205"/>
      <w:bookmarkEnd w:id="206"/>
      <w:r>
        <w:rPr>
          <w:rFonts w:ascii="Times New Roman" w:hAnsi="Times New Roman"/>
        </w:rPr>
        <w:t>. </w:t>
      </w:r>
    </w:p>
    <w:p w14:paraId="778F3FA1" w14:textId="77777777" w:rsidR="00865A1C" w:rsidRDefault="00C12BEE">
      <w:pPr>
        <w:pStyle w:val="BodyText"/>
        <w:rPr>
          <w:rFonts w:ascii="Times New Roman" w:hAnsi="Times New Roman"/>
        </w:rPr>
      </w:pPr>
      <w:r>
        <w:rPr>
          <w:rFonts w:ascii="Times New Roman" w:hAnsi="Times New Roman"/>
          <w:b/>
        </w:rPr>
        <w:t>Sampling scenarios for dissecting species diversity patterns.</w:t>
      </w:r>
    </w:p>
    <w:p w14:paraId="4D8903FD" w14:textId="77777777" w:rsidR="00865A1C" w:rsidRDefault="00C12BEE">
      <w:pPr>
        <w:pStyle w:val="BodyText"/>
        <w:spacing w:line="480" w:lineRule="auto"/>
      </w:pPr>
      <w:r>
        <w:rPr>
          <w:rFonts w:ascii="Times New Roman" w:hAnsi="Times New Roman"/>
        </w:rPr>
        <w:lastRenderedPageBreak/>
        <w:t>To examine the impacts of the sampling effects and habitat heterogeneity on biodiversity patterns of native woody plants across Hawaiian Islands, we use data generated from three nested sampling scenarios. Each sampling scenario represents a hypothesized driver of biodiversity patterns across islands. In the first sampling scenario (‘</w:t>
      </w:r>
      <w:proofErr w:type="spellStart"/>
      <w:r>
        <w:rPr>
          <w:rFonts w:ascii="Times New Roman" w:hAnsi="Times New Roman"/>
        </w:rPr>
        <w:t>Area+Het+Age</w:t>
      </w:r>
      <w:proofErr w:type="spellEnd"/>
      <w:r>
        <w:rPr>
          <w:rFonts w:ascii="Times New Roman" w:hAnsi="Times New Roman"/>
        </w:rPr>
        <w:t>’), we use all plot data such that resulting biodiversity patterns across islands reflect the influence of sampled area, habitat heterogeneity, and island age. In the second sampling scenario (‘</w:t>
      </w:r>
      <w:proofErr w:type="spellStart"/>
      <w:r>
        <w:rPr>
          <w:rFonts w:ascii="Times New Roman" w:hAnsi="Times New Roman"/>
        </w:rPr>
        <w:t>Het+Age</w:t>
      </w:r>
      <w:proofErr w:type="spellEnd"/>
      <w:r>
        <w:rPr>
          <w:rFonts w:ascii="Times New Roman" w:hAnsi="Times New Roman"/>
        </w:rPr>
        <w:t>’), we control for area effects by randomly selecting seven plots per island one hundred times but do not control for habitat heterogeneity or island age (</w:t>
      </w:r>
      <w:hyperlink r:id="rId14">
        <w:r>
          <w:rPr>
            <w:rStyle w:val="InternetLink"/>
            <w:rFonts w:ascii="Times New Roman" w:hAnsi="Times New Roman"/>
          </w:rPr>
          <w:t>Table S2</w:t>
        </w:r>
      </w:hyperlink>
      <w:r>
        <w:rPr>
          <w:rFonts w:ascii="Times New Roman" w:hAnsi="Times New Roman"/>
        </w:rPr>
        <w:t>). In the third sampling scenario (‘Age’), we control for area and habitat heterogeneity simultaneously by randomly selecting seven plots per island where the range in PET (</w:t>
      </w:r>
      <w:proofErr w:type="spellStart"/>
      <w:r>
        <w:rPr>
          <w:rFonts w:ascii="Times New Roman" w:hAnsi="Times New Roman"/>
        </w:rPr>
        <w:t>PET</w:t>
      </w:r>
      <w:r>
        <w:rPr>
          <w:rFonts w:ascii="Times New Roman" w:hAnsi="Times New Roman"/>
          <w:vertAlign w:val="subscript"/>
        </w:rPr>
        <w:t>range</w:t>
      </w:r>
      <w:proofErr w:type="spellEnd"/>
      <w:r>
        <w:rPr>
          <w:rFonts w:ascii="Times New Roman" w:hAnsi="Times New Roman"/>
        </w:rPr>
        <w:t xml:space="preserve"> = </w:t>
      </w:r>
      <w:proofErr w:type="spellStart"/>
      <w:r>
        <w:rPr>
          <w:rFonts w:ascii="Times New Roman" w:hAnsi="Times New Roman"/>
        </w:rPr>
        <w:t>PET</w:t>
      </w:r>
      <w:r>
        <w:rPr>
          <w:rFonts w:ascii="Times New Roman" w:hAnsi="Times New Roman"/>
          <w:vertAlign w:val="subscript"/>
        </w:rPr>
        <w:t>max</w:t>
      </w:r>
      <w:proofErr w:type="spellEnd"/>
      <w:r>
        <w:rPr>
          <w:rFonts w:ascii="Times New Roman" w:hAnsi="Times New Roman"/>
        </w:rPr>
        <w:t xml:space="preserve"> - </w:t>
      </w:r>
      <w:proofErr w:type="spellStart"/>
      <w:r>
        <w:rPr>
          <w:rFonts w:ascii="Times New Roman" w:hAnsi="Times New Roman"/>
        </w:rPr>
        <w:t>PET</w:t>
      </w:r>
      <w:r>
        <w:rPr>
          <w:rFonts w:ascii="Times New Roman" w:hAnsi="Times New Roman"/>
          <w:vertAlign w:val="subscript"/>
        </w:rPr>
        <w:t>min</w:t>
      </w:r>
      <w:proofErr w:type="spellEnd"/>
      <w:r>
        <w:rPr>
          <w:rFonts w:ascii="Times New Roman" w:hAnsi="Times New Roman"/>
        </w:rPr>
        <w:t>) among plots was below 200 mm yr</w:t>
      </w:r>
      <w:r>
        <w:rPr>
          <w:rFonts w:ascii="Times New Roman" w:hAnsi="Times New Roman"/>
          <w:vertAlign w:val="superscript"/>
        </w:rPr>
        <w:t>-1 </w:t>
      </w:r>
      <w:r>
        <w:rPr>
          <w:rFonts w:ascii="Times New Roman" w:hAnsi="Times New Roman"/>
        </w:rPr>
        <w:t>one hundred times (</w:t>
      </w:r>
      <w:hyperlink r:id="rId15">
        <w:r>
          <w:rPr>
            <w:rStyle w:val="InternetLink"/>
            <w:rFonts w:ascii="Times New Roman" w:hAnsi="Times New Roman"/>
          </w:rPr>
          <w:t>Table S2</w:t>
        </w:r>
      </w:hyperlink>
      <w:r>
        <w:rPr>
          <w:rFonts w:ascii="Times New Roman" w:hAnsi="Times New Roman"/>
        </w:rPr>
        <w:t>). Given the strong effects of elevation and precipitation on the distribution of habitat types across Hawaii </w:t>
      </w:r>
      <w:bookmarkStart w:id="207" w:name="__UnoMark__27661_1878829019"/>
      <w:bookmarkStart w:id="208" w:name="__UnoMark__21797_1878829019"/>
      <w:bookmarkStart w:id="209" w:name="__UnoMark__24930_1878829019"/>
      <w:bookmarkStart w:id="210" w:name="__UnoMark__33104_1878829019"/>
      <w:bookmarkStart w:id="211" w:name="__UnoMark__23947_1878829019"/>
      <w:bookmarkStart w:id="212" w:name="__UnoMark__30216_1878829019"/>
      <w:r>
        <w:rPr>
          <w:rFonts w:ascii="Times New Roman" w:hAnsi="Times New Roman"/>
        </w:rPr>
        <w:t>(56)</w:t>
      </w:r>
      <w:bookmarkEnd w:id="207"/>
      <w:bookmarkEnd w:id="208"/>
      <w:bookmarkEnd w:id="209"/>
      <w:bookmarkEnd w:id="210"/>
      <w:bookmarkEnd w:id="211"/>
      <w:bookmarkEnd w:id="212"/>
      <w:r>
        <w:rPr>
          <w:rFonts w:ascii="Times New Roman" w:hAnsi="Times New Roman"/>
        </w:rPr>
        <w:t xml:space="preserve">, selecting plots within a limited range of PET is equivalent to selecting plots within a particular habitat type. The </w:t>
      </w:r>
      <w:proofErr w:type="spellStart"/>
      <w:r>
        <w:rPr>
          <w:rFonts w:ascii="Times New Roman" w:hAnsi="Times New Roman"/>
        </w:rPr>
        <w:t>PET</w:t>
      </w:r>
      <w:r>
        <w:rPr>
          <w:rFonts w:ascii="Times New Roman" w:hAnsi="Times New Roman"/>
          <w:vertAlign w:val="subscript"/>
        </w:rPr>
        <w:t>range</w:t>
      </w:r>
      <w:proofErr w:type="spellEnd"/>
      <w:r>
        <w:rPr>
          <w:rFonts w:ascii="Times New Roman" w:hAnsi="Times New Roman"/>
        </w:rPr>
        <w:t xml:space="preserve"> threshold was chosen because it is the minimum range in PET observed across plots in </w:t>
      </w:r>
      <w:proofErr w:type="spellStart"/>
      <w:r>
        <w:rPr>
          <w:rFonts w:ascii="Times New Roman" w:hAnsi="Times New Roman"/>
        </w:rPr>
        <w:t>Kaua’i</w:t>
      </w:r>
      <w:proofErr w:type="spellEnd"/>
      <w:r>
        <w:rPr>
          <w:rFonts w:ascii="Times New Roman" w:hAnsi="Times New Roman"/>
        </w:rPr>
        <w:t>, the island with the fewest number of plots in our database (</w:t>
      </w:r>
      <w:hyperlink r:id="rId16">
        <w:r>
          <w:rPr>
            <w:rStyle w:val="InternetLink"/>
            <w:rFonts w:ascii="Times New Roman" w:hAnsi="Times New Roman"/>
          </w:rPr>
          <w:t>Table S1</w:t>
        </w:r>
      </w:hyperlink>
      <w:r>
        <w:rPr>
          <w:rFonts w:ascii="Times New Roman" w:hAnsi="Times New Roman"/>
        </w:rPr>
        <w:t>). To test the sensitivity of the observed patterns to the minimum size of individuals, we performed the same analyses on a subset of the data using individuals greater than 12.7 cm at 1.3 m. Results are consistent with those presented here (see </w:t>
      </w:r>
      <w:hyperlink r:id="rId17">
        <w:r>
          <w:rPr>
            <w:rStyle w:val="InternetLink"/>
            <w:rFonts w:ascii="Times New Roman" w:hAnsi="Times New Roman"/>
          </w:rPr>
          <w:t>Figs. S2 - S4</w:t>
        </w:r>
      </w:hyperlink>
      <w:r>
        <w:rPr>
          <w:rFonts w:ascii="Times New Roman" w:hAnsi="Times New Roman"/>
        </w:rPr>
        <w:t>).</w:t>
      </w:r>
    </w:p>
    <w:p w14:paraId="1C6AEE88" w14:textId="77777777" w:rsidR="00865A1C" w:rsidRDefault="00C12BEE">
      <w:pPr>
        <w:pStyle w:val="BodyText"/>
        <w:rPr>
          <w:rFonts w:ascii="Times New Roman" w:hAnsi="Times New Roman"/>
        </w:rPr>
      </w:pPr>
      <w:r>
        <w:rPr>
          <w:rFonts w:ascii="Times New Roman" w:hAnsi="Times New Roman"/>
          <w:b/>
        </w:rPr>
        <w:t>Data analysis.</w:t>
      </w:r>
    </w:p>
    <w:p w14:paraId="4D4DA748" w14:textId="77777777" w:rsidR="00865A1C" w:rsidRDefault="00C12BEE">
      <w:pPr>
        <w:pStyle w:val="BodyText"/>
        <w:spacing w:line="480" w:lineRule="auto"/>
      </w:pPr>
      <w:r>
        <w:rPr>
          <w:rFonts w:ascii="Times New Roman" w:hAnsi="Times New Roman"/>
        </w:rPr>
        <w:t xml:space="preserve">For all analyses, we pooled plot data per island to ensure sufficiently large sample sizes for sample completeness and estimation of species diversity </w:t>
      </w:r>
      <w:bookmarkStart w:id="213" w:name="__UnoMark__24931_1878829019"/>
      <w:bookmarkStart w:id="214" w:name="__UnoMark__19902_1878829019"/>
      <w:bookmarkStart w:id="215" w:name="__UnoMark__30215_1878829019"/>
      <w:bookmarkStart w:id="216" w:name="__UnoMark__23948_1878829019"/>
      <w:bookmarkStart w:id="217" w:name="__UnoMark__27662_1878829019"/>
      <w:bookmarkStart w:id="218" w:name="__UnoMark__21798_1878829019"/>
      <w:bookmarkStart w:id="219" w:name="__UnoMark__33105_1878829019"/>
      <w:r>
        <w:rPr>
          <w:rFonts w:ascii="Times New Roman" w:hAnsi="Times New Roman"/>
        </w:rPr>
        <w:t>(57)</w:t>
      </w:r>
      <w:bookmarkEnd w:id="213"/>
      <w:bookmarkEnd w:id="214"/>
      <w:bookmarkEnd w:id="215"/>
      <w:bookmarkEnd w:id="216"/>
      <w:bookmarkEnd w:id="217"/>
      <w:bookmarkEnd w:id="218"/>
      <w:bookmarkEnd w:id="219"/>
      <w:r>
        <w:rPr>
          <w:rFonts w:ascii="Times New Roman" w:hAnsi="Times New Roman"/>
        </w:rPr>
        <w:t xml:space="preserve">. We first estimated species richness for native woody plants of each island using sample-based rarefaction for 100, 1,000, and 10,000 </w:t>
      </w:r>
      <w:r>
        <w:rPr>
          <w:rFonts w:ascii="Times New Roman" w:hAnsi="Times New Roman"/>
        </w:rPr>
        <w:lastRenderedPageBreak/>
        <w:t>individuals with ‘vegan’ </w:t>
      </w:r>
      <w:bookmarkStart w:id="220" w:name="__UnoMark__23949_1878829019"/>
      <w:bookmarkStart w:id="221" w:name="__UnoMark__30213_1878829019"/>
      <w:bookmarkStart w:id="222" w:name="__UnoMark__21799_1878829019"/>
      <w:bookmarkStart w:id="223" w:name="__UnoMark__24932_1878829019"/>
      <w:bookmarkStart w:id="224" w:name="__UnoMark__27663_1878829019"/>
      <w:bookmarkStart w:id="225" w:name="__UnoMark__33106_1878829019"/>
      <w:r>
        <w:rPr>
          <w:rFonts w:ascii="Times New Roman" w:hAnsi="Times New Roman"/>
        </w:rPr>
        <w:t>(58)</w:t>
      </w:r>
      <w:bookmarkEnd w:id="220"/>
      <w:bookmarkEnd w:id="221"/>
      <w:bookmarkEnd w:id="222"/>
      <w:bookmarkEnd w:id="223"/>
      <w:bookmarkEnd w:id="224"/>
      <w:bookmarkEnd w:id="225"/>
      <w:r>
        <w:rPr>
          <w:rFonts w:ascii="Times New Roman" w:hAnsi="Times New Roman"/>
        </w:rPr>
        <w:t>. For each island and iteration of all sampling scenarios, we estimated species accumulation curves (SACs) using coverage-based interpolation and extrapolation with ‘</w:t>
      </w:r>
      <w:proofErr w:type="spellStart"/>
      <w:r>
        <w:rPr>
          <w:rFonts w:ascii="Times New Roman" w:hAnsi="Times New Roman"/>
        </w:rPr>
        <w:t>iNEXT</w:t>
      </w:r>
      <w:proofErr w:type="spellEnd"/>
      <w:r>
        <w:rPr>
          <w:rFonts w:ascii="Times New Roman" w:hAnsi="Times New Roman"/>
        </w:rPr>
        <w:t>’ </w:t>
      </w:r>
      <w:bookmarkStart w:id="226" w:name="__UnoMark__24933_1878829019"/>
      <w:bookmarkStart w:id="227" w:name="__UnoMark__27664_1878829019"/>
      <w:bookmarkStart w:id="228" w:name="__UnoMark__33107_1878829019"/>
      <w:bookmarkStart w:id="229" w:name="__UnoMark__21800_1878829019"/>
      <w:bookmarkStart w:id="230" w:name="__UnoMark__30214_1878829019"/>
      <w:bookmarkStart w:id="231" w:name="__UnoMark__23950_1878829019"/>
      <w:r>
        <w:rPr>
          <w:rFonts w:ascii="Times New Roman" w:hAnsi="Times New Roman"/>
        </w:rPr>
        <w:t>(33, 59)</w:t>
      </w:r>
      <w:bookmarkEnd w:id="226"/>
      <w:bookmarkEnd w:id="227"/>
      <w:bookmarkEnd w:id="228"/>
      <w:bookmarkEnd w:id="229"/>
      <w:bookmarkEnd w:id="230"/>
      <w:bookmarkEnd w:id="231"/>
      <w:r>
        <w:rPr>
          <w:rFonts w:ascii="Times New Roman" w:hAnsi="Times New Roman"/>
        </w:rPr>
        <w:t xml:space="preserve">. We calculated relative abundance distributions (RADs) using empirical cumulative distributions functions, which depict proportional changes in species abundances as a function of their rank within a community because they facilitate comparison among communities by correcting for different species diversities </w:t>
      </w:r>
      <w:bookmarkStart w:id="232" w:name="__UnoMark__33108_1878829019"/>
      <w:bookmarkStart w:id="233" w:name="__UnoMark__24934_1878829019"/>
      <w:bookmarkStart w:id="234" w:name="__UnoMark__30210_1878829019"/>
      <w:bookmarkStart w:id="235" w:name="__UnoMark__27665_1878829019"/>
      <w:bookmarkStart w:id="236" w:name="__UnoMark__23910_1878829019"/>
      <w:bookmarkStart w:id="237" w:name="__UnoMark__21761_1878829019"/>
      <w:r>
        <w:rPr>
          <w:rFonts w:ascii="Times New Roman" w:hAnsi="Times New Roman"/>
        </w:rPr>
        <w:t>(60)</w:t>
      </w:r>
      <w:bookmarkEnd w:id="232"/>
      <w:bookmarkEnd w:id="233"/>
      <w:bookmarkEnd w:id="234"/>
      <w:bookmarkEnd w:id="235"/>
      <w:bookmarkEnd w:id="236"/>
      <w:bookmarkEnd w:id="237"/>
      <w:r>
        <w:rPr>
          <w:rFonts w:ascii="Times New Roman" w:hAnsi="Times New Roman"/>
        </w:rPr>
        <w:t>. We fit rarefaction curves and RADs across all iterations of each sampling scenario and island using generalized additive mixed-effects with a Gaussian distribution where iteration was the random group effect using ‘gamm4’ </w:t>
      </w:r>
      <w:bookmarkStart w:id="238" w:name="__UnoMark__33109_1878829019"/>
      <w:bookmarkStart w:id="239" w:name="__UnoMark__21762_1878829019"/>
      <w:bookmarkStart w:id="240" w:name="__UnoMark__24935_1878829019"/>
      <w:bookmarkStart w:id="241" w:name="__UnoMark__30212_1878829019"/>
      <w:bookmarkStart w:id="242" w:name="__UnoMark__23911_1878829019"/>
      <w:bookmarkStart w:id="243" w:name="__UnoMark__27666_1878829019"/>
      <w:r>
        <w:rPr>
          <w:rFonts w:ascii="Times New Roman" w:hAnsi="Times New Roman"/>
        </w:rPr>
        <w:t>(61)</w:t>
      </w:r>
      <w:bookmarkEnd w:id="238"/>
      <w:bookmarkEnd w:id="239"/>
      <w:bookmarkEnd w:id="240"/>
      <w:bookmarkEnd w:id="241"/>
      <w:bookmarkEnd w:id="242"/>
      <w:bookmarkEnd w:id="243"/>
      <w:r>
        <w:rPr>
          <w:rFonts w:ascii="Times New Roman" w:hAnsi="Times New Roman"/>
        </w:rPr>
        <w:t>. </w:t>
      </w:r>
    </w:p>
    <w:p w14:paraId="371740C3" w14:textId="77777777" w:rsidR="00865A1C" w:rsidRDefault="00C12BEE">
      <w:pPr>
        <w:pStyle w:val="BodyText"/>
        <w:spacing w:line="480" w:lineRule="auto"/>
      </w:pPr>
      <w:r>
        <w:rPr>
          <w:rFonts w:ascii="Times New Roman" w:hAnsi="Times New Roman"/>
        </w:rPr>
        <w:tab/>
        <w:t>Species diversity for Hill numbers 0, 1, and 2 were estimated using sample-based interpolation for 10,000 individuals for the ‘</w:t>
      </w:r>
      <w:proofErr w:type="spellStart"/>
      <w:r>
        <w:rPr>
          <w:rFonts w:ascii="Times New Roman" w:hAnsi="Times New Roman"/>
        </w:rPr>
        <w:t>Area+Het+Age</w:t>
      </w:r>
      <w:proofErr w:type="spellEnd"/>
      <w:r>
        <w:rPr>
          <w:rFonts w:ascii="Times New Roman" w:hAnsi="Times New Roman"/>
        </w:rPr>
        <w:t>’ sampling scenario and 1,000 individuals for the ‘</w:t>
      </w:r>
      <w:proofErr w:type="spellStart"/>
      <w:r>
        <w:rPr>
          <w:rFonts w:ascii="Times New Roman" w:hAnsi="Times New Roman"/>
        </w:rPr>
        <w:t>Het+Age</w:t>
      </w:r>
      <w:proofErr w:type="spellEnd"/>
      <w:r>
        <w:rPr>
          <w:rFonts w:ascii="Times New Roman" w:hAnsi="Times New Roman"/>
        </w:rPr>
        <w:t>’ and ‘Age’ sampling scenarios to facilitate comparisons of diversities across communities. Hill numbers 0, 1, and 2 give increasing weight to species abundance and are equivalent to species richness, Shannon diversity, and evenness, respectively. Diversity estimates were made using ’</w:t>
      </w:r>
      <w:proofErr w:type="spellStart"/>
      <w:r>
        <w:rPr>
          <w:rFonts w:ascii="Times New Roman" w:hAnsi="Times New Roman"/>
        </w:rPr>
        <w:t>iNEXT</w:t>
      </w:r>
      <w:proofErr w:type="spellEnd"/>
      <w:r>
        <w:rPr>
          <w:rFonts w:ascii="Times New Roman" w:hAnsi="Times New Roman"/>
        </w:rPr>
        <w:t>’ </w:t>
      </w:r>
      <w:bookmarkStart w:id="244" w:name="__UnoMark__27667_1878829019"/>
      <w:bookmarkStart w:id="245" w:name="__UnoMark__24886_1878829019"/>
      <w:bookmarkStart w:id="246" w:name="__UnoMark__33110_1878829019"/>
      <w:bookmarkStart w:id="247" w:name="__UnoMark__23951_1878829019"/>
      <w:bookmarkStart w:id="248" w:name="__UnoMark__30209_1878829019"/>
      <w:r>
        <w:rPr>
          <w:rFonts w:ascii="Times New Roman" w:hAnsi="Times New Roman"/>
        </w:rPr>
        <w:t>(59)</w:t>
      </w:r>
      <w:bookmarkEnd w:id="244"/>
      <w:bookmarkEnd w:id="245"/>
      <w:bookmarkEnd w:id="246"/>
      <w:bookmarkEnd w:id="247"/>
      <w:bookmarkEnd w:id="248"/>
      <w:r>
        <w:rPr>
          <w:rFonts w:ascii="Times New Roman" w:hAnsi="Times New Roman"/>
        </w:rPr>
        <w:t>. Beta diversity was estimated using species richness (S; q = 0), which gives equal weight to the contribution of rare species, and the effective number of species conversion of the Probability of Interspecific Encounter (ENS</w:t>
      </w:r>
      <w:r>
        <w:rPr>
          <w:rFonts w:ascii="Times New Roman" w:hAnsi="Times New Roman"/>
          <w:vertAlign w:val="subscript"/>
        </w:rPr>
        <w:t>PIE</w:t>
      </w:r>
      <w:r>
        <w:rPr>
          <w:rFonts w:ascii="Times New Roman" w:hAnsi="Times New Roman"/>
        </w:rPr>
        <w:t xml:space="preserve">; q = 2), which is based on species’ relative abundance and emphasizes common species </w:t>
      </w:r>
      <w:bookmarkStart w:id="249" w:name="__UnoMark__33111_1878829019"/>
      <w:bookmarkStart w:id="250" w:name="__UnoMark__30211_1878829019"/>
      <w:bookmarkStart w:id="251" w:name="__UnoMark__24887_1878829019"/>
      <w:bookmarkStart w:id="252" w:name="__UnoMark__23952_1878829019"/>
      <w:bookmarkStart w:id="253" w:name="__UnoMark__27668_1878829019"/>
      <w:r>
        <w:rPr>
          <w:rFonts w:ascii="Times New Roman" w:hAnsi="Times New Roman"/>
        </w:rPr>
        <w:t>(34, 35)</w:t>
      </w:r>
      <w:bookmarkEnd w:id="249"/>
      <w:bookmarkEnd w:id="250"/>
      <w:bookmarkEnd w:id="251"/>
      <w:bookmarkEnd w:id="252"/>
      <w:bookmarkEnd w:id="253"/>
      <w:r>
        <w:rPr>
          <w:rFonts w:ascii="Times New Roman" w:hAnsi="Times New Roman"/>
        </w:rPr>
        <w:t>. Both measures of beta diversity were calculated multiplicatively as the turnover between local (</w:t>
      </w:r>
      <m:oMath>
        <m:r>
          <w:rPr>
            <w:rFonts w:ascii="Cambria Math" w:hAnsi="Cambria Math"/>
          </w:rPr>
          <m:t>α</m:t>
        </m:r>
      </m:oMath>
      <w:r>
        <w:rPr>
          <w:rFonts w:ascii="Times New Roman" w:hAnsi="Times New Roman"/>
        </w:rPr>
        <w:t>) and island (</w:t>
      </w:r>
      <m:oMath>
        <m:r>
          <w:rPr>
            <w:rFonts w:ascii="Cambria Math" w:hAnsi="Cambria Math"/>
          </w:rPr>
          <m:t>γ</m:t>
        </m:r>
      </m:oMath>
      <w:r>
        <w:rPr>
          <w:rFonts w:ascii="Times New Roman" w:hAnsi="Times New Roman"/>
        </w:rPr>
        <w:t xml:space="preserve">) scales using ‘mobr’ </w:t>
      </w:r>
      <w:bookmarkStart w:id="254" w:name="__UnoMark__33112_1878829019"/>
      <w:bookmarkStart w:id="255" w:name="__UnoMark__24888_1878829019"/>
      <w:bookmarkStart w:id="256" w:name="__UnoMark__23953_1878829019"/>
      <w:bookmarkStart w:id="257" w:name="__UnoMark__27669_1878829019"/>
      <w:bookmarkStart w:id="258" w:name="__UnoMark__30205_1878829019"/>
      <w:r>
        <w:rPr>
          <w:rFonts w:ascii="Times New Roman" w:hAnsi="Times New Roman"/>
        </w:rPr>
        <w:t>(35)</w:t>
      </w:r>
      <w:bookmarkEnd w:id="254"/>
      <w:bookmarkEnd w:id="255"/>
      <w:bookmarkEnd w:id="256"/>
      <w:bookmarkEnd w:id="257"/>
      <w:bookmarkEnd w:id="258"/>
      <w:r>
        <w:rPr>
          <w:rFonts w:ascii="Times New Roman" w:hAnsi="Times New Roman"/>
        </w:rPr>
        <w:t>. Species and beta diversity estimates are expressed in terms of effective numbers of species </w:t>
      </w:r>
      <w:bookmarkStart w:id="259" w:name="__UnoMark__23912_1878829019"/>
      <w:bookmarkStart w:id="260" w:name="__UnoMark__27670_1878829019"/>
      <w:bookmarkStart w:id="261" w:name="__UnoMark__30206_1878829019"/>
      <w:bookmarkStart w:id="262" w:name="__UnoMark__33113_1878829019"/>
      <w:bookmarkStart w:id="263" w:name="__UnoMark__24889_1878829019"/>
      <w:r>
        <w:rPr>
          <w:rFonts w:ascii="Times New Roman" w:hAnsi="Times New Roman"/>
        </w:rPr>
        <w:t>(36)</w:t>
      </w:r>
      <w:bookmarkEnd w:id="259"/>
      <w:bookmarkEnd w:id="260"/>
      <w:bookmarkEnd w:id="261"/>
      <w:bookmarkEnd w:id="262"/>
      <w:bookmarkEnd w:id="263"/>
      <w:r>
        <w:rPr>
          <w:rFonts w:ascii="Times New Roman" w:hAnsi="Times New Roman"/>
        </w:rPr>
        <w:t>. Means and 95% confidence intervals of species and beta diversities were estimated using 1,000 bootstrap samples with ‘</w:t>
      </w:r>
      <w:proofErr w:type="spellStart"/>
      <w:r>
        <w:rPr>
          <w:rFonts w:ascii="Times New Roman" w:hAnsi="Times New Roman"/>
        </w:rPr>
        <w:t>rms</w:t>
      </w:r>
      <w:proofErr w:type="spellEnd"/>
      <w:r>
        <w:rPr>
          <w:rFonts w:ascii="Times New Roman" w:hAnsi="Times New Roman"/>
        </w:rPr>
        <w:t xml:space="preserve">’ </w:t>
      </w:r>
      <w:bookmarkStart w:id="264" w:name="__UnoMark__33114_1878829019"/>
      <w:bookmarkStart w:id="265" w:name="__UnoMark__30207_1878829019"/>
      <w:bookmarkStart w:id="266" w:name="__UnoMark__27671_1878829019"/>
      <w:bookmarkStart w:id="267" w:name="__UnoMark__23954_1878829019"/>
      <w:bookmarkStart w:id="268" w:name="__UnoMark__24890_1878829019"/>
      <w:r>
        <w:rPr>
          <w:rFonts w:ascii="Times New Roman" w:hAnsi="Times New Roman"/>
        </w:rPr>
        <w:t>(62)</w:t>
      </w:r>
      <w:bookmarkEnd w:id="264"/>
      <w:bookmarkEnd w:id="265"/>
      <w:bookmarkEnd w:id="266"/>
      <w:bookmarkEnd w:id="267"/>
      <w:bookmarkEnd w:id="268"/>
      <w:r>
        <w:rPr>
          <w:rFonts w:ascii="Times New Roman" w:hAnsi="Times New Roman"/>
        </w:rPr>
        <w:t xml:space="preserve">; differences among </w:t>
      </w:r>
      <w:r>
        <w:rPr>
          <w:rFonts w:ascii="Times New Roman" w:hAnsi="Times New Roman"/>
        </w:rPr>
        <w:lastRenderedPageBreak/>
        <w:t xml:space="preserve">islands are considered significant if confidence intervals do not overlap. All data manipulation and analyses were performed using R 3.4.0 </w:t>
      </w:r>
      <w:bookmarkStart w:id="269" w:name="__UnoMark__30208_1878829019"/>
      <w:bookmarkStart w:id="270" w:name="__UnoMark__27672_1878829019"/>
      <w:bookmarkStart w:id="271" w:name="__UnoMark__33115_1878829019"/>
      <w:r>
        <w:rPr>
          <w:rFonts w:ascii="Times New Roman" w:hAnsi="Times New Roman"/>
        </w:rPr>
        <w:t>(63)</w:t>
      </w:r>
      <w:bookmarkEnd w:id="269"/>
      <w:bookmarkEnd w:id="270"/>
      <w:bookmarkEnd w:id="271"/>
      <w:r>
        <w:rPr>
          <w:rFonts w:ascii="Times New Roman" w:hAnsi="Times New Roman"/>
        </w:rPr>
        <w:t>.</w:t>
      </w:r>
    </w:p>
    <w:p w14:paraId="121C36E2" w14:textId="77777777" w:rsidR="00865A1C" w:rsidRDefault="00C12BEE">
      <w:pPr>
        <w:pStyle w:val="BodyText"/>
        <w:rPr>
          <w:rFonts w:ascii="Times New Roman" w:hAnsi="Times New Roman"/>
        </w:rPr>
      </w:pPr>
      <w:r>
        <w:rPr>
          <w:rFonts w:ascii="Times New Roman" w:hAnsi="Times New Roman"/>
          <w:b/>
        </w:rPr>
        <w:t>Data and code availability.</w:t>
      </w:r>
    </w:p>
    <w:p w14:paraId="5F723EDC" w14:textId="77777777" w:rsidR="00865A1C" w:rsidRDefault="00C12BEE">
      <w:pPr>
        <w:pStyle w:val="BodyText"/>
        <w:spacing w:line="480" w:lineRule="auto"/>
      </w:pPr>
      <w:r>
        <w:rPr>
          <w:rFonts w:ascii="Times New Roman" w:hAnsi="Times New Roman"/>
        </w:rPr>
        <w:t xml:space="preserve">Data supporting the findings of this study are available for download from DOI (Craven et al., </w:t>
      </w:r>
      <w:r>
        <w:rPr>
          <w:rFonts w:ascii="Times New Roman" w:hAnsi="Times New Roman"/>
          <w:i/>
        </w:rPr>
        <w:t>In prep.</w:t>
      </w:r>
      <w:r>
        <w:rPr>
          <w:rFonts w:ascii="Times New Roman" w:hAnsi="Times New Roman"/>
        </w:rPr>
        <w:t>) and the code used for all analyses and figures are available via GitHub (</w:t>
      </w:r>
      <w:hyperlink r:id="rId18">
        <w:r>
          <w:rPr>
            <w:rStyle w:val="InternetLink"/>
            <w:rFonts w:ascii="Times New Roman" w:hAnsi="Times New Roman"/>
          </w:rPr>
          <w:t>https://github.com/idiv-biodiversity/Hawaii_diversity</w:t>
        </w:r>
      </w:hyperlink>
      <w:hyperlink>
        <w:r>
          <w:rPr>
            <w:rFonts w:ascii="Times New Roman" w:hAnsi="Times New Roman"/>
          </w:rPr>
          <w:t>).</w:t>
        </w:r>
      </w:hyperlink>
    </w:p>
    <w:p w14:paraId="3CE2780E" w14:textId="77777777" w:rsidR="00865A1C" w:rsidRDefault="00C12BEE">
      <w:pPr>
        <w:pStyle w:val="Heading1"/>
      </w:pPr>
      <w:bookmarkStart w:id="272" w:name="acknowledgements"/>
      <w:bookmarkEnd w:id="272"/>
      <w:r>
        <w:t>Acknowledgements</w:t>
      </w:r>
    </w:p>
    <w:p w14:paraId="57248DC5" w14:textId="77777777" w:rsidR="00865A1C" w:rsidRDefault="00C12BEE">
      <w:pPr>
        <w:pStyle w:val="FirstParagraph"/>
        <w:spacing w:line="480" w:lineRule="auto"/>
        <w:rPr>
          <w:rFonts w:ascii="Times New Roman" w:hAnsi="Times New Roman"/>
        </w:rPr>
      </w:pPr>
      <w:r>
        <w:rPr>
          <w:rFonts w:ascii="Times New Roman" w:hAnsi="Times New Roman"/>
        </w:rPr>
        <w:t>DC, TMK, and JC acknowledge funding by the German Centre for Integrative Biodiversity Research (</w:t>
      </w:r>
      <w:proofErr w:type="spellStart"/>
      <w:r>
        <w:rPr>
          <w:rFonts w:ascii="Times New Roman" w:hAnsi="Times New Roman"/>
        </w:rPr>
        <w:t>iDiv</w:t>
      </w:r>
      <w:proofErr w:type="spellEnd"/>
      <w:r>
        <w:rPr>
          <w:rFonts w:ascii="Times New Roman" w:hAnsi="Times New Roman"/>
        </w:rPr>
        <w:t xml:space="preserve">) Halle-Jena-Leipzig funded by the German Research Foundation (FZT 118).  TMK also acknowledges support from </w:t>
      </w:r>
      <w:proofErr w:type="gramStart"/>
      <w:r>
        <w:rPr>
          <w:rFonts w:ascii="Times New Roman" w:hAnsi="Times New Roman"/>
        </w:rPr>
        <w:t>the  Alexander</w:t>
      </w:r>
      <w:proofErr w:type="gramEnd"/>
      <w:r>
        <w:rPr>
          <w:rFonts w:ascii="Times New Roman" w:hAnsi="Times New Roman"/>
        </w:rPr>
        <w:t xml:space="preserve"> von Humboldt Foundation. TMK and KB also acknowledge support from the National Geographic Society. All authors thank data providers for collecting the data.</w:t>
      </w:r>
    </w:p>
    <w:p w14:paraId="305FB2DB" w14:textId="77777777" w:rsidR="00865A1C" w:rsidRDefault="00865A1C">
      <w:pPr>
        <w:pStyle w:val="BodyText"/>
      </w:pPr>
    </w:p>
    <w:p w14:paraId="625D51CD" w14:textId="77777777" w:rsidR="00865A1C" w:rsidRDefault="00C12BEE">
      <w:pPr>
        <w:pStyle w:val="Heading1"/>
      </w:pPr>
      <w:r>
        <w:t>Author contributions</w:t>
      </w:r>
    </w:p>
    <w:p w14:paraId="311801EF" w14:textId="77777777" w:rsidR="00865A1C" w:rsidRDefault="00C12BEE">
      <w:pPr>
        <w:pStyle w:val="BodyText"/>
        <w:spacing w:line="480" w:lineRule="auto"/>
      </w:pPr>
      <w:r>
        <w:t xml:space="preserve">DC, TMK, and JC conceived and developed the project. DC </w:t>
      </w:r>
      <w:proofErr w:type="spellStart"/>
      <w:r>
        <w:t>analysed</w:t>
      </w:r>
      <w:proofErr w:type="spellEnd"/>
      <w:r>
        <w:t xml:space="preserve"> the data with substantial input from TMK and JC. DC, TMK, and JC wrote the paper with input from all co-authors.</w:t>
      </w:r>
    </w:p>
    <w:p w14:paraId="010F0D36" w14:textId="77777777" w:rsidR="00865A1C" w:rsidRDefault="00865A1C">
      <w:pPr>
        <w:pStyle w:val="BodyText"/>
      </w:pPr>
    </w:p>
    <w:p w14:paraId="397A8CDC" w14:textId="77777777" w:rsidR="00865A1C" w:rsidRDefault="00865A1C">
      <w:pPr>
        <w:pStyle w:val="BodyText"/>
      </w:pPr>
    </w:p>
    <w:p w14:paraId="2D7AAF43" w14:textId="77777777" w:rsidR="00865A1C" w:rsidRDefault="00865A1C">
      <w:pPr>
        <w:pStyle w:val="BodyText"/>
      </w:pPr>
    </w:p>
    <w:p w14:paraId="56A26C63" w14:textId="77777777" w:rsidR="00865A1C" w:rsidRDefault="00865A1C">
      <w:pPr>
        <w:pStyle w:val="BodyText"/>
      </w:pPr>
    </w:p>
    <w:p w14:paraId="30250402" w14:textId="77777777" w:rsidR="00865A1C" w:rsidRDefault="00865A1C">
      <w:pPr>
        <w:pStyle w:val="BodyText"/>
      </w:pPr>
    </w:p>
    <w:p w14:paraId="171785BD" w14:textId="77777777" w:rsidR="00865A1C" w:rsidRDefault="00865A1C">
      <w:pPr>
        <w:pStyle w:val="BodyText"/>
      </w:pPr>
    </w:p>
    <w:p w14:paraId="7C72624C" w14:textId="77777777" w:rsidR="00865A1C" w:rsidRDefault="00865A1C">
      <w:pPr>
        <w:pStyle w:val="BodyText"/>
      </w:pPr>
    </w:p>
    <w:p w14:paraId="4B31F81E" w14:textId="77777777" w:rsidR="00865A1C" w:rsidRDefault="00865A1C">
      <w:pPr>
        <w:pStyle w:val="BodyText"/>
      </w:pPr>
    </w:p>
    <w:p w14:paraId="57087023" w14:textId="77777777" w:rsidR="00865A1C" w:rsidRDefault="00865A1C">
      <w:pPr>
        <w:pStyle w:val="BodyText"/>
      </w:pPr>
    </w:p>
    <w:p w14:paraId="79C2D55D" w14:textId="77777777" w:rsidR="00865A1C" w:rsidRDefault="00865A1C">
      <w:pPr>
        <w:pStyle w:val="BodyText"/>
      </w:pPr>
    </w:p>
    <w:p w14:paraId="42804B25" w14:textId="77777777" w:rsidR="00865A1C" w:rsidRDefault="00865A1C">
      <w:pPr>
        <w:pStyle w:val="BodyText"/>
      </w:pPr>
    </w:p>
    <w:p w14:paraId="4ECF95BE" w14:textId="77777777" w:rsidR="00865A1C" w:rsidRDefault="00865A1C">
      <w:pPr>
        <w:pStyle w:val="BodyText"/>
      </w:pPr>
    </w:p>
    <w:p w14:paraId="0CB088EC" w14:textId="77777777" w:rsidR="00865A1C" w:rsidRDefault="00865A1C">
      <w:pPr>
        <w:pStyle w:val="BodyText"/>
      </w:pPr>
    </w:p>
    <w:p w14:paraId="6B81729D" w14:textId="77777777" w:rsidR="00865A1C" w:rsidRDefault="00865A1C">
      <w:pPr>
        <w:pStyle w:val="BodyText"/>
      </w:pPr>
    </w:p>
    <w:p w14:paraId="6016E9AB" w14:textId="77777777" w:rsidR="00865A1C" w:rsidRDefault="00865A1C">
      <w:pPr>
        <w:pStyle w:val="BodyText"/>
      </w:pPr>
    </w:p>
    <w:p w14:paraId="6A0F300B" w14:textId="77777777" w:rsidR="00865A1C" w:rsidRDefault="00C12BEE">
      <w:pPr>
        <w:pStyle w:val="Heading1"/>
      </w:pPr>
      <w:bookmarkStart w:id="273" w:name="references"/>
      <w:bookmarkEnd w:id="273"/>
      <w:r>
        <w:t>References</w:t>
      </w:r>
    </w:p>
    <w:p w14:paraId="63B2F78D" w14:textId="77777777" w:rsidR="00865A1C" w:rsidRDefault="00865A1C">
      <w:pPr>
        <w:sectPr w:rsidR="00865A1C">
          <w:footerReference w:type="default" r:id="rId19"/>
          <w:pgSz w:w="12240" w:h="15840"/>
          <w:pgMar w:top="1440" w:right="1440" w:bottom="2004" w:left="1440" w:header="0" w:footer="1440" w:gutter="0"/>
          <w:lnNumType w:countBy="1" w:distance="283" w:restart="continuous"/>
          <w:cols w:space="720"/>
          <w:formProt w:val="0"/>
          <w:docGrid w:linePitch="100"/>
        </w:sectPr>
      </w:pPr>
    </w:p>
    <w:p w14:paraId="63CFC917" w14:textId="77777777" w:rsidR="00865A1C" w:rsidRDefault="00C12BEE">
      <w:pPr>
        <w:pStyle w:val="Bibliography1"/>
      </w:pPr>
      <w:bookmarkStart w:id="274" w:name="__UnoMark__33122_1878829019"/>
      <w:bookmarkStart w:id="275" w:name="__UnoMark__30232_1878829019"/>
      <w:bookmarkStart w:id="276" w:name="__UnoMark__27673_1878829019"/>
      <w:bookmarkStart w:id="277" w:name="__UnoMark__26954_1878829019"/>
      <w:bookmarkEnd w:id="274"/>
      <w:bookmarkEnd w:id="275"/>
      <w:bookmarkEnd w:id="276"/>
      <w:bookmarkEnd w:id="277"/>
      <w:r>
        <w:lastRenderedPageBreak/>
        <w:t xml:space="preserve">1. </w:t>
      </w:r>
      <w:r>
        <w:tab/>
        <w:t xml:space="preserve">Gauthier S, Bernier P, </w:t>
      </w:r>
      <w:proofErr w:type="spellStart"/>
      <w:r>
        <w:t>Kuuluvainen</w:t>
      </w:r>
      <w:proofErr w:type="spellEnd"/>
      <w:r>
        <w:t xml:space="preserve"> T, </w:t>
      </w:r>
      <w:proofErr w:type="spellStart"/>
      <w:r>
        <w:t>Shvidenko</w:t>
      </w:r>
      <w:proofErr w:type="spellEnd"/>
      <w:r>
        <w:t xml:space="preserve"> AZ, </w:t>
      </w:r>
      <w:proofErr w:type="spellStart"/>
      <w:r>
        <w:t>Schepaschenko</w:t>
      </w:r>
      <w:proofErr w:type="spellEnd"/>
      <w:r>
        <w:t xml:space="preserve"> DG (2015) Boreal forest health and global change. </w:t>
      </w:r>
      <w:r>
        <w:rPr>
          <w:i/>
        </w:rPr>
        <w:t>Science</w:t>
      </w:r>
      <w:r>
        <w:t xml:space="preserve"> 349(6250):819–822.</w:t>
      </w:r>
    </w:p>
    <w:p w14:paraId="356274A3" w14:textId="77777777" w:rsidR="00865A1C" w:rsidRDefault="00C12BEE">
      <w:pPr>
        <w:pStyle w:val="Bibliography1"/>
      </w:pPr>
      <w:r>
        <w:t xml:space="preserve">2. </w:t>
      </w:r>
      <w:r>
        <w:tab/>
        <w:t>Anderson‐Teixeira KJ, et al. (2015) CTFS‐</w:t>
      </w:r>
      <w:proofErr w:type="spellStart"/>
      <w:r>
        <w:t>ForestGEO</w:t>
      </w:r>
      <w:proofErr w:type="spellEnd"/>
      <w:r>
        <w:t xml:space="preserve">: a worldwide network monitoring forests in an era of global change. </w:t>
      </w:r>
      <w:r>
        <w:rPr>
          <w:i/>
        </w:rPr>
        <w:t>Global Change Biology</w:t>
      </w:r>
      <w:r>
        <w:t xml:space="preserve"> 21(2):528–549.</w:t>
      </w:r>
    </w:p>
    <w:p w14:paraId="1D215FAB" w14:textId="77777777" w:rsidR="00865A1C" w:rsidRDefault="00C12BEE">
      <w:pPr>
        <w:pStyle w:val="Bibliography1"/>
      </w:pPr>
      <w:r>
        <w:t xml:space="preserve">3. </w:t>
      </w:r>
      <w:r>
        <w:tab/>
      </w:r>
      <w:proofErr w:type="spellStart"/>
      <w:r>
        <w:t>Schluter</w:t>
      </w:r>
      <w:proofErr w:type="spellEnd"/>
      <w:r>
        <w:t xml:space="preserve"> D, Pennell MW (2017) Speciation gradients and the distribution of biodiversity. </w:t>
      </w:r>
      <w:r>
        <w:rPr>
          <w:i/>
        </w:rPr>
        <w:t>Nature</w:t>
      </w:r>
      <w:r>
        <w:t xml:space="preserve"> 546(7656):48–55.</w:t>
      </w:r>
    </w:p>
    <w:p w14:paraId="245FDD6B" w14:textId="77777777" w:rsidR="00865A1C" w:rsidRDefault="00C12BEE">
      <w:pPr>
        <w:pStyle w:val="Bibliography1"/>
      </w:pPr>
      <w:r>
        <w:t xml:space="preserve">4. </w:t>
      </w:r>
      <w:r>
        <w:tab/>
      </w:r>
      <w:proofErr w:type="spellStart"/>
      <w:r>
        <w:t>Rosenzweig</w:t>
      </w:r>
      <w:proofErr w:type="spellEnd"/>
      <w:r>
        <w:t xml:space="preserve"> ML (1995) </w:t>
      </w:r>
      <w:r>
        <w:rPr>
          <w:i/>
        </w:rPr>
        <w:t>Species diversity in space and time</w:t>
      </w:r>
      <w:r>
        <w:t xml:space="preserve"> (Cambridge University Press).</w:t>
      </w:r>
    </w:p>
    <w:p w14:paraId="0CBE117D" w14:textId="77777777" w:rsidR="00865A1C" w:rsidRDefault="00C12BEE">
      <w:pPr>
        <w:pStyle w:val="Bibliography1"/>
      </w:pPr>
      <w:r>
        <w:t xml:space="preserve">5. </w:t>
      </w:r>
      <w:r>
        <w:tab/>
        <w:t xml:space="preserve">Gaston KJ (2000) Global patterns in biodiversity. </w:t>
      </w:r>
      <w:r>
        <w:rPr>
          <w:i/>
        </w:rPr>
        <w:t>Nature</w:t>
      </w:r>
      <w:r>
        <w:t xml:space="preserve"> 405(6783):220.</w:t>
      </w:r>
    </w:p>
    <w:p w14:paraId="72B1A40D" w14:textId="77777777" w:rsidR="00865A1C" w:rsidRDefault="00C12BEE">
      <w:pPr>
        <w:pStyle w:val="Bibliography1"/>
      </w:pPr>
      <w:r>
        <w:t xml:space="preserve">6. </w:t>
      </w:r>
      <w:r>
        <w:tab/>
      </w:r>
      <w:proofErr w:type="spellStart"/>
      <w:r>
        <w:t>Ricklefs</w:t>
      </w:r>
      <w:proofErr w:type="spellEnd"/>
      <w:r>
        <w:t xml:space="preserve"> RE (2004) A comprehensive framework for global patterns in biodiversity. </w:t>
      </w:r>
      <w:r>
        <w:rPr>
          <w:i/>
        </w:rPr>
        <w:t>Ecology Letters</w:t>
      </w:r>
      <w:r>
        <w:t xml:space="preserve"> 7(1):1–15.</w:t>
      </w:r>
    </w:p>
    <w:p w14:paraId="23EF770B" w14:textId="77777777" w:rsidR="00865A1C" w:rsidRDefault="00C12BEE">
      <w:pPr>
        <w:pStyle w:val="Bibliography1"/>
      </w:pPr>
      <w:r>
        <w:t xml:space="preserve">7. </w:t>
      </w:r>
      <w:r>
        <w:tab/>
        <w:t xml:space="preserve">Kier G, et al. (2009) A global assessment of endemism and species richness across island and mainland regions. </w:t>
      </w:r>
      <w:r>
        <w:rPr>
          <w:i/>
        </w:rPr>
        <w:t>Proceedings of the National Academy of Sciences</w:t>
      </w:r>
      <w:r>
        <w:t xml:space="preserve"> 106(23):9322–9327.</w:t>
      </w:r>
    </w:p>
    <w:p w14:paraId="34B69F43" w14:textId="77777777" w:rsidR="00865A1C" w:rsidRDefault="00C12BEE">
      <w:pPr>
        <w:pStyle w:val="Bibliography1"/>
      </w:pPr>
      <w:r>
        <w:t xml:space="preserve">8. </w:t>
      </w:r>
      <w:r>
        <w:tab/>
      </w:r>
      <w:proofErr w:type="spellStart"/>
      <w:r>
        <w:t>Sandel</w:t>
      </w:r>
      <w:proofErr w:type="spellEnd"/>
      <w:r>
        <w:t xml:space="preserve"> B, et al. (2011) The Influence of Late Quaternary Climate-Change Velocity on Species Endemism. </w:t>
      </w:r>
      <w:r>
        <w:rPr>
          <w:i/>
        </w:rPr>
        <w:t>Science</w:t>
      </w:r>
      <w:r>
        <w:t xml:space="preserve"> 334(6056):660–664.</w:t>
      </w:r>
    </w:p>
    <w:p w14:paraId="5D08A501" w14:textId="77777777" w:rsidR="00865A1C" w:rsidRDefault="00C12BEE">
      <w:pPr>
        <w:pStyle w:val="Bibliography1"/>
      </w:pPr>
      <w:r>
        <w:lastRenderedPageBreak/>
        <w:t xml:space="preserve">9. </w:t>
      </w:r>
      <w:r>
        <w:tab/>
      </w:r>
      <w:proofErr w:type="spellStart"/>
      <w:r>
        <w:t>LaManna</w:t>
      </w:r>
      <w:proofErr w:type="spellEnd"/>
      <w:r>
        <w:t xml:space="preserve"> JA, et al. (2017) Plant diversity increases with the strength of negative density dependence at the global scale. </w:t>
      </w:r>
      <w:r>
        <w:rPr>
          <w:i/>
        </w:rPr>
        <w:t>Science</w:t>
      </w:r>
      <w:r>
        <w:t xml:space="preserve"> 356(6345):1389–1392.</w:t>
      </w:r>
    </w:p>
    <w:p w14:paraId="2FAF0522" w14:textId="77777777" w:rsidR="00865A1C" w:rsidRDefault="00C12BEE">
      <w:pPr>
        <w:pStyle w:val="Bibliography1"/>
      </w:pPr>
      <w:r>
        <w:t xml:space="preserve">10. </w:t>
      </w:r>
      <w:r>
        <w:tab/>
        <w:t xml:space="preserve">Whittaker RJ, </w:t>
      </w:r>
      <w:proofErr w:type="spellStart"/>
      <w:r>
        <w:t>Fernández</w:t>
      </w:r>
      <w:proofErr w:type="spellEnd"/>
      <w:r>
        <w:t xml:space="preserve">-Palacios JM, Matthews TJ, </w:t>
      </w:r>
      <w:proofErr w:type="spellStart"/>
      <w:r>
        <w:t>Borregaard</w:t>
      </w:r>
      <w:proofErr w:type="spellEnd"/>
      <w:r>
        <w:t xml:space="preserve"> MK, Triantis KA (2017) Island biogeography: Taking the long view of nature’s laboratories. </w:t>
      </w:r>
      <w:r>
        <w:rPr>
          <w:i/>
        </w:rPr>
        <w:t>Science</w:t>
      </w:r>
      <w:r>
        <w:t xml:space="preserve"> 357(6354). doi:10.1126/</w:t>
      </w:r>
      <w:proofErr w:type="gramStart"/>
      <w:r>
        <w:t>science.aam</w:t>
      </w:r>
      <w:proofErr w:type="gramEnd"/>
      <w:r>
        <w:t>8326.</w:t>
      </w:r>
    </w:p>
    <w:p w14:paraId="6864C729" w14:textId="77777777" w:rsidR="00865A1C" w:rsidRDefault="00C12BEE">
      <w:pPr>
        <w:pStyle w:val="Bibliography1"/>
      </w:pPr>
      <w:r>
        <w:t xml:space="preserve">11. </w:t>
      </w:r>
      <w:r>
        <w:tab/>
        <w:t xml:space="preserve">Darwin C (1859) </w:t>
      </w:r>
      <w:r>
        <w:rPr>
          <w:i/>
        </w:rPr>
        <w:t>On the origins of species by means of natural selection</w:t>
      </w:r>
      <w:r>
        <w:t xml:space="preserve"> (John Murray, United Kingdom).</w:t>
      </w:r>
    </w:p>
    <w:p w14:paraId="7D39599D" w14:textId="77777777" w:rsidR="00865A1C" w:rsidRDefault="00C12BEE">
      <w:pPr>
        <w:pStyle w:val="Bibliography1"/>
      </w:pPr>
      <w:r>
        <w:t xml:space="preserve">12. </w:t>
      </w:r>
      <w:r>
        <w:tab/>
        <w:t xml:space="preserve">Lack D (1947) </w:t>
      </w:r>
      <w:r>
        <w:rPr>
          <w:i/>
        </w:rPr>
        <w:t>Darwin’s finches</w:t>
      </w:r>
      <w:r>
        <w:t xml:space="preserve"> (CUP Archive).</w:t>
      </w:r>
    </w:p>
    <w:p w14:paraId="1C2FE78E" w14:textId="77777777" w:rsidR="00865A1C" w:rsidRDefault="00C12BEE">
      <w:pPr>
        <w:pStyle w:val="Bibliography1"/>
      </w:pPr>
      <w:r>
        <w:t xml:space="preserve">13. </w:t>
      </w:r>
      <w:r>
        <w:tab/>
        <w:t xml:space="preserve">MacArthur RH, Wilson EO (1967) </w:t>
      </w:r>
      <w:r>
        <w:rPr>
          <w:i/>
        </w:rPr>
        <w:t>The Theory of Island Biogeography</w:t>
      </w:r>
      <w:r>
        <w:t xml:space="preserve"> (Princeton University Press).</w:t>
      </w:r>
    </w:p>
    <w:p w14:paraId="74D2EE73" w14:textId="77777777" w:rsidR="00865A1C" w:rsidRDefault="00C12BEE">
      <w:pPr>
        <w:pStyle w:val="Bibliography1"/>
      </w:pPr>
      <w:r>
        <w:t xml:space="preserve">14. </w:t>
      </w:r>
      <w:r>
        <w:tab/>
        <w:t xml:space="preserve">Emerson B (2002) Evolution on oceanic islands: molecular phylogenetic approaches to understanding pattern and process. </w:t>
      </w:r>
      <w:r>
        <w:rPr>
          <w:i/>
        </w:rPr>
        <w:t>Molecular ecology</w:t>
      </w:r>
      <w:r>
        <w:t xml:space="preserve"> 11(6):951–966.</w:t>
      </w:r>
    </w:p>
    <w:p w14:paraId="5B12B700" w14:textId="77777777" w:rsidR="00865A1C" w:rsidRDefault="00C12BEE">
      <w:pPr>
        <w:pStyle w:val="Bibliography1"/>
      </w:pPr>
      <w:r>
        <w:t xml:space="preserve">15. </w:t>
      </w:r>
      <w:r>
        <w:tab/>
        <w:t xml:space="preserve">Gillespie RG (2016) Island time and the interplay between ecology and evolution in species diversification. </w:t>
      </w:r>
      <w:r>
        <w:rPr>
          <w:i/>
        </w:rPr>
        <w:t>Evolutionary Applications</w:t>
      </w:r>
      <w:r>
        <w:t xml:space="preserve"> 9(1):53–73.</w:t>
      </w:r>
    </w:p>
    <w:p w14:paraId="78035356" w14:textId="77777777" w:rsidR="00865A1C" w:rsidRDefault="00C12BEE">
      <w:pPr>
        <w:pStyle w:val="Bibliography1"/>
      </w:pPr>
      <w:r>
        <w:t xml:space="preserve">16. </w:t>
      </w:r>
      <w:r>
        <w:tab/>
      </w:r>
      <w:proofErr w:type="spellStart"/>
      <w:r>
        <w:t>Weigelt</w:t>
      </w:r>
      <w:proofErr w:type="spellEnd"/>
      <w:r>
        <w:t xml:space="preserve"> P, </w:t>
      </w:r>
      <w:proofErr w:type="spellStart"/>
      <w:r>
        <w:t>Steinbauer</w:t>
      </w:r>
      <w:proofErr w:type="spellEnd"/>
      <w:r>
        <w:t xml:space="preserve"> MJ, Cabral JS, </w:t>
      </w:r>
      <w:proofErr w:type="spellStart"/>
      <w:r>
        <w:t>Kreft</w:t>
      </w:r>
      <w:proofErr w:type="spellEnd"/>
      <w:r>
        <w:t xml:space="preserve"> H (2016) Late Quaternary climate change shapes island biodiversity. </w:t>
      </w:r>
      <w:r>
        <w:rPr>
          <w:i/>
        </w:rPr>
        <w:t>Nature</w:t>
      </w:r>
      <w:r>
        <w:t xml:space="preserve"> 532(7597):99–102.</w:t>
      </w:r>
    </w:p>
    <w:p w14:paraId="32A1105D" w14:textId="77777777" w:rsidR="00865A1C" w:rsidRDefault="00C12BEE">
      <w:pPr>
        <w:pStyle w:val="Bibliography1"/>
      </w:pPr>
      <w:r>
        <w:t xml:space="preserve">17. </w:t>
      </w:r>
      <w:r>
        <w:tab/>
      </w:r>
      <w:proofErr w:type="spellStart"/>
      <w:r>
        <w:t>Kreft</w:t>
      </w:r>
      <w:proofErr w:type="spellEnd"/>
      <w:r>
        <w:t xml:space="preserve"> H, </w:t>
      </w:r>
      <w:proofErr w:type="spellStart"/>
      <w:r>
        <w:t>Jetz</w:t>
      </w:r>
      <w:proofErr w:type="spellEnd"/>
      <w:r>
        <w:t xml:space="preserve"> W, </w:t>
      </w:r>
      <w:proofErr w:type="spellStart"/>
      <w:r>
        <w:t>Mutke</w:t>
      </w:r>
      <w:proofErr w:type="spellEnd"/>
      <w:r>
        <w:t xml:space="preserve"> J, Kier G, </w:t>
      </w:r>
      <w:proofErr w:type="spellStart"/>
      <w:r>
        <w:t>Barthlott</w:t>
      </w:r>
      <w:proofErr w:type="spellEnd"/>
      <w:r>
        <w:t xml:space="preserve"> W (2008) Global diversity of island floras from a </w:t>
      </w:r>
      <w:proofErr w:type="spellStart"/>
      <w:r>
        <w:t>macroecological</w:t>
      </w:r>
      <w:proofErr w:type="spellEnd"/>
      <w:r>
        <w:t xml:space="preserve"> perspective. </w:t>
      </w:r>
      <w:r>
        <w:rPr>
          <w:i/>
        </w:rPr>
        <w:t>Ecology Letters</w:t>
      </w:r>
      <w:r>
        <w:t xml:space="preserve"> 11(2):116–127.</w:t>
      </w:r>
    </w:p>
    <w:p w14:paraId="67FD9F04" w14:textId="77777777" w:rsidR="00865A1C" w:rsidRDefault="00C12BEE">
      <w:pPr>
        <w:pStyle w:val="Bibliography1"/>
      </w:pPr>
      <w:r>
        <w:t xml:space="preserve">18. </w:t>
      </w:r>
      <w:r>
        <w:tab/>
        <w:t xml:space="preserve">Triantis Kostas A., </w:t>
      </w:r>
      <w:proofErr w:type="spellStart"/>
      <w:r>
        <w:t>Economo</w:t>
      </w:r>
      <w:proofErr w:type="spellEnd"/>
      <w:r>
        <w:t xml:space="preserve"> Evan P., </w:t>
      </w:r>
      <w:proofErr w:type="spellStart"/>
      <w:r>
        <w:t>Guilhaumon</w:t>
      </w:r>
      <w:proofErr w:type="spellEnd"/>
      <w:r>
        <w:t xml:space="preserve"> François, </w:t>
      </w:r>
      <w:proofErr w:type="spellStart"/>
      <w:r>
        <w:t>Ricklefs</w:t>
      </w:r>
      <w:proofErr w:type="spellEnd"/>
      <w:r>
        <w:t xml:space="preserve"> Robert E. (2015) Diversity regulation at macro‐scales: species richness on oceanic archipelagos. </w:t>
      </w:r>
      <w:r>
        <w:rPr>
          <w:i/>
        </w:rPr>
        <w:t>Global Ecology and Biogeography</w:t>
      </w:r>
      <w:r>
        <w:t xml:space="preserve"> 24(5):594–605.</w:t>
      </w:r>
    </w:p>
    <w:p w14:paraId="07CA577D" w14:textId="77777777" w:rsidR="00865A1C" w:rsidRDefault="00C12BEE">
      <w:pPr>
        <w:pStyle w:val="Bibliography1"/>
      </w:pPr>
      <w:r>
        <w:t xml:space="preserve">19. </w:t>
      </w:r>
      <w:r>
        <w:tab/>
      </w:r>
      <w:proofErr w:type="spellStart"/>
      <w:r>
        <w:t>Losos</w:t>
      </w:r>
      <w:proofErr w:type="spellEnd"/>
      <w:r>
        <w:t xml:space="preserve"> JB, </w:t>
      </w:r>
      <w:proofErr w:type="spellStart"/>
      <w:r>
        <w:t>Ricklefs</w:t>
      </w:r>
      <w:proofErr w:type="spellEnd"/>
      <w:r>
        <w:t xml:space="preserve"> RE (2009) Adaptation and diversification on islands. </w:t>
      </w:r>
      <w:r>
        <w:rPr>
          <w:i/>
        </w:rPr>
        <w:t>Nature</w:t>
      </w:r>
      <w:r>
        <w:t xml:space="preserve"> 457:830.</w:t>
      </w:r>
    </w:p>
    <w:p w14:paraId="788B13A0" w14:textId="77777777" w:rsidR="00865A1C" w:rsidRDefault="00C12BEE">
      <w:pPr>
        <w:pStyle w:val="Bibliography1"/>
      </w:pPr>
      <w:r>
        <w:t xml:space="preserve">20. </w:t>
      </w:r>
      <w:r>
        <w:tab/>
        <w:t xml:space="preserve">Warren BH, et al. (2015) Islands as model systems in ecology and evolution: prospects fifty years after MacArthur-Wilson. </w:t>
      </w:r>
      <w:proofErr w:type="spellStart"/>
      <w:r>
        <w:rPr>
          <w:i/>
        </w:rPr>
        <w:t>Ecol</w:t>
      </w:r>
      <w:proofErr w:type="spellEnd"/>
      <w:r>
        <w:rPr>
          <w:i/>
        </w:rPr>
        <w:t xml:space="preserve"> Lett</w:t>
      </w:r>
      <w:r>
        <w:t xml:space="preserve"> 18(2):200–217.</w:t>
      </w:r>
    </w:p>
    <w:p w14:paraId="0A7CCA54" w14:textId="77777777" w:rsidR="00865A1C" w:rsidRDefault="00C12BEE">
      <w:pPr>
        <w:pStyle w:val="Bibliography1"/>
      </w:pPr>
      <w:r>
        <w:t xml:space="preserve">21. </w:t>
      </w:r>
      <w:r>
        <w:tab/>
      </w:r>
      <w:proofErr w:type="spellStart"/>
      <w:r>
        <w:t>Rominger</w:t>
      </w:r>
      <w:proofErr w:type="spellEnd"/>
      <w:r>
        <w:t xml:space="preserve"> AJ, et al. (2016) Community assembly on isolated islands: </w:t>
      </w:r>
      <w:proofErr w:type="spellStart"/>
      <w:r>
        <w:t>macroecology</w:t>
      </w:r>
      <w:proofErr w:type="spellEnd"/>
      <w:r>
        <w:t xml:space="preserve"> meets evolution. </w:t>
      </w:r>
      <w:r>
        <w:rPr>
          <w:i/>
        </w:rPr>
        <w:t>Global Ecology and Biogeography</w:t>
      </w:r>
      <w:r>
        <w:t xml:space="preserve"> 25(7):769–780.</w:t>
      </w:r>
    </w:p>
    <w:p w14:paraId="706AACE3" w14:textId="77777777" w:rsidR="00865A1C" w:rsidRDefault="00C12BEE">
      <w:pPr>
        <w:pStyle w:val="Bibliography1"/>
      </w:pPr>
      <w:r>
        <w:t xml:space="preserve">22. </w:t>
      </w:r>
      <w:r>
        <w:tab/>
        <w:t xml:space="preserve">Gillespie R (2004) Community Assembly Through Adaptive Radiation in Hawaiian Spiders. </w:t>
      </w:r>
      <w:r>
        <w:rPr>
          <w:i/>
        </w:rPr>
        <w:t>Science</w:t>
      </w:r>
      <w:r>
        <w:t xml:space="preserve"> 303(5656):356–359.</w:t>
      </w:r>
    </w:p>
    <w:p w14:paraId="47777F65" w14:textId="77777777" w:rsidR="00865A1C" w:rsidRDefault="00C12BEE">
      <w:pPr>
        <w:pStyle w:val="Bibliography1"/>
      </w:pPr>
      <w:r>
        <w:t xml:space="preserve">23. </w:t>
      </w:r>
      <w:r>
        <w:tab/>
      </w:r>
      <w:proofErr w:type="spellStart"/>
      <w:r>
        <w:t>Gruner</w:t>
      </w:r>
      <w:proofErr w:type="spellEnd"/>
      <w:r>
        <w:t xml:space="preserve"> DS (2007) Geological age, ecosystem development, and local resource constraints on arthropod community structure in the Hawaiian Islands. </w:t>
      </w:r>
      <w:proofErr w:type="spellStart"/>
      <w:r>
        <w:rPr>
          <w:i/>
        </w:rPr>
        <w:t>Biol</w:t>
      </w:r>
      <w:proofErr w:type="spellEnd"/>
      <w:r>
        <w:rPr>
          <w:i/>
        </w:rPr>
        <w:t xml:space="preserve"> J Linn </w:t>
      </w:r>
      <w:proofErr w:type="spellStart"/>
      <w:r>
        <w:rPr>
          <w:i/>
        </w:rPr>
        <w:t>Soc</w:t>
      </w:r>
      <w:proofErr w:type="spellEnd"/>
      <w:r>
        <w:t xml:space="preserve"> 90(3):551–570.</w:t>
      </w:r>
    </w:p>
    <w:p w14:paraId="4E5F1424" w14:textId="77777777" w:rsidR="00865A1C" w:rsidRDefault="00C12BEE">
      <w:pPr>
        <w:pStyle w:val="Bibliography1"/>
      </w:pPr>
      <w:r>
        <w:lastRenderedPageBreak/>
        <w:t xml:space="preserve">24. </w:t>
      </w:r>
      <w:r>
        <w:tab/>
        <w:t xml:space="preserve">Price JP, Wagner WL (2011) A phylogenetic basis for species–area relationships among three Pacific Island floras. </w:t>
      </w:r>
      <w:r>
        <w:rPr>
          <w:i/>
        </w:rPr>
        <w:t>American Journal of Botany</w:t>
      </w:r>
      <w:r>
        <w:t xml:space="preserve"> 98(3):449–459.</w:t>
      </w:r>
    </w:p>
    <w:p w14:paraId="309489BD" w14:textId="77777777" w:rsidR="00865A1C" w:rsidRDefault="00C12BEE">
      <w:pPr>
        <w:pStyle w:val="Bibliography1"/>
      </w:pPr>
      <w:r>
        <w:t xml:space="preserve">25. </w:t>
      </w:r>
      <w:r>
        <w:tab/>
        <w:t xml:space="preserve">Lim JY, Marshall CR (2017) The true tempo of evolutionary radiation and decline revealed on the Hawaiian archipelago. </w:t>
      </w:r>
      <w:r>
        <w:rPr>
          <w:i/>
        </w:rPr>
        <w:t>Nature</w:t>
      </w:r>
      <w:r>
        <w:t xml:space="preserve"> 543(7647):710–713.</w:t>
      </w:r>
    </w:p>
    <w:p w14:paraId="4D74D746" w14:textId="77777777" w:rsidR="00865A1C" w:rsidRDefault="00C12BEE">
      <w:pPr>
        <w:pStyle w:val="Bibliography1"/>
      </w:pPr>
      <w:r>
        <w:t xml:space="preserve">26. </w:t>
      </w:r>
      <w:r>
        <w:tab/>
      </w:r>
      <w:proofErr w:type="spellStart"/>
      <w:r>
        <w:t>Clague</w:t>
      </w:r>
      <w:proofErr w:type="spellEnd"/>
      <w:r>
        <w:t xml:space="preserve"> DA, Sherrod DR (2014) Growth and degradation of Hawaiian volcanoes. </w:t>
      </w:r>
      <w:r>
        <w:rPr>
          <w:i/>
        </w:rPr>
        <w:t>Characteristics of Hawaiian Volcanoes</w:t>
      </w:r>
      <w:r>
        <w:t xml:space="preserve"> (US Geological Survey Reston, VA), pp 97–146.</w:t>
      </w:r>
    </w:p>
    <w:p w14:paraId="16737A70" w14:textId="77777777" w:rsidR="00865A1C" w:rsidRDefault="00C12BEE">
      <w:pPr>
        <w:pStyle w:val="Bibliography1"/>
      </w:pPr>
      <w:r>
        <w:t xml:space="preserve">27. </w:t>
      </w:r>
      <w:r>
        <w:tab/>
        <w:t xml:space="preserve">Baldwin BG, Sanderson MJ (1998) Age and rate of diversification of the Hawaiian </w:t>
      </w:r>
      <w:proofErr w:type="spellStart"/>
      <w:r>
        <w:t>silversword</w:t>
      </w:r>
      <w:proofErr w:type="spellEnd"/>
      <w:r>
        <w:t xml:space="preserve"> alliance (</w:t>
      </w:r>
      <w:proofErr w:type="spellStart"/>
      <w:r>
        <w:t>Compositae</w:t>
      </w:r>
      <w:proofErr w:type="spellEnd"/>
      <w:r>
        <w:t xml:space="preserve">). </w:t>
      </w:r>
      <w:r>
        <w:rPr>
          <w:i/>
        </w:rPr>
        <w:t>Proceedings of the National Academy of Sciences</w:t>
      </w:r>
      <w:r>
        <w:t xml:space="preserve"> 95(16):9402–9406.</w:t>
      </w:r>
    </w:p>
    <w:p w14:paraId="672CE4A4" w14:textId="77777777" w:rsidR="00865A1C" w:rsidRDefault="00C12BEE">
      <w:pPr>
        <w:pStyle w:val="Bibliography1"/>
      </w:pPr>
      <w:r>
        <w:t xml:space="preserve">28. </w:t>
      </w:r>
      <w:r>
        <w:tab/>
      </w:r>
      <w:proofErr w:type="spellStart"/>
      <w:r>
        <w:t>Givnish</w:t>
      </w:r>
      <w:proofErr w:type="spellEnd"/>
      <w:r>
        <w:t xml:space="preserve"> TJ, et al. (2009) Origin, adaptive radiation and diversification of the Hawaiian </w:t>
      </w:r>
      <w:proofErr w:type="spellStart"/>
      <w:r>
        <w:t>lobeliads</w:t>
      </w:r>
      <w:proofErr w:type="spellEnd"/>
      <w:r>
        <w:t xml:space="preserve"> (</w:t>
      </w:r>
      <w:proofErr w:type="spellStart"/>
      <w:r>
        <w:t>Asterales</w:t>
      </w:r>
      <w:proofErr w:type="spellEnd"/>
      <w:r>
        <w:t xml:space="preserve">: </w:t>
      </w:r>
      <w:proofErr w:type="spellStart"/>
      <w:r>
        <w:t>Campanulaceae</w:t>
      </w:r>
      <w:proofErr w:type="spellEnd"/>
      <w:r>
        <w:t xml:space="preserve">). </w:t>
      </w:r>
      <w:r>
        <w:rPr>
          <w:i/>
        </w:rPr>
        <w:t>Proceedings of the Royal Society of London B: Biological Sciences</w:t>
      </w:r>
      <w:r>
        <w:t xml:space="preserve"> 276(1656):407–416.</w:t>
      </w:r>
    </w:p>
    <w:p w14:paraId="404C4C22" w14:textId="77777777" w:rsidR="00865A1C" w:rsidRDefault="00C12BEE">
      <w:pPr>
        <w:pStyle w:val="Bibliography1"/>
      </w:pPr>
      <w:r>
        <w:t xml:space="preserve">29. </w:t>
      </w:r>
      <w:r>
        <w:tab/>
        <w:t xml:space="preserve">Whittaker RJ, Triantis KA, Ladle RJ (2008) A general dynamic theory of oceanic island biogeography. </w:t>
      </w:r>
      <w:r>
        <w:rPr>
          <w:i/>
        </w:rPr>
        <w:t>Journal of Biogeography</w:t>
      </w:r>
      <w:r>
        <w:t xml:space="preserve"> 35(6):977–994.</w:t>
      </w:r>
    </w:p>
    <w:p w14:paraId="4A11850D" w14:textId="77777777" w:rsidR="00865A1C" w:rsidRDefault="00C12BEE">
      <w:pPr>
        <w:pStyle w:val="Bibliography1"/>
      </w:pPr>
      <w:r>
        <w:t xml:space="preserve">30. </w:t>
      </w:r>
      <w:r>
        <w:tab/>
        <w:t xml:space="preserve">Borges PAV, </w:t>
      </w:r>
      <w:proofErr w:type="spellStart"/>
      <w:r>
        <w:t>Hortal</w:t>
      </w:r>
      <w:proofErr w:type="spellEnd"/>
      <w:r>
        <w:t xml:space="preserve"> J (2009) Time, area and isolation: factors driving the diversification of Azorean arthropods. </w:t>
      </w:r>
      <w:r>
        <w:rPr>
          <w:i/>
        </w:rPr>
        <w:t>Journal of Biogeography</w:t>
      </w:r>
      <w:r>
        <w:t xml:space="preserve"> 36(1):178–191.</w:t>
      </w:r>
    </w:p>
    <w:p w14:paraId="1D2A0F41" w14:textId="77777777" w:rsidR="00865A1C" w:rsidRDefault="00C12BEE">
      <w:pPr>
        <w:pStyle w:val="Bibliography1"/>
      </w:pPr>
      <w:r>
        <w:t xml:space="preserve">31. </w:t>
      </w:r>
      <w:r>
        <w:tab/>
        <w:t xml:space="preserve">Ibanez T, et al. (2018) Regional forcing explains local species diversity and turnover on tropical islands. </w:t>
      </w:r>
      <w:r>
        <w:rPr>
          <w:i/>
        </w:rPr>
        <w:t xml:space="preserve">Global </w:t>
      </w:r>
      <w:proofErr w:type="spellStart"/>
      <w:r>
        <w:rPr>
          <w:i/>
        </w:rPr>
        <w:t>Ecol</w:t>
      </w:r>
      <w:proofErr w:type="spellEnd"/>
      <w:r>
        <w:rPr>
          <w:i/>
        </w:rPr>
        <w:t xml:space="preserve"> Biogeogr</w:t>
      </w:r>
      <w:r>
        <w:t>:1–13.</w:t>
      </w:r>
    </w:p>
    <w:p w14:paraId="7197E7AF" w14:textId="77777777" w:rsidR="00865A1C" w:rsidRDefault="00C12BEE">
      <w:pPr>
        <w:pStyle w:val="Bibliography1"/>
      </w:pPr>
      <w:r>
        <w:t xml:space="preserve">32. </w:t>
      </w:r>
      <w:r>
        <w:tab/>
      </w:r>
      <w:proofErr w:type="spellStart"/>
      <w:r>
        <w:t>Gotelli</w:t>
      </w:r>
      <w:proofErr w:type="spellEnd"/>
      <w:r>
        <w:t xml:space="preserve"> NJ, Colwell RK (2001) Quantifying biodiversity: procedures and pitfalls in the measurement and comparison of species richness. </w:t>
      </w:r>
      <w:r>
        <w:rPr>
          <w:i/>
        </w:rPr>
        <w:t>Ecology Letters</w:t>
      </w:r>
      <w:r>
        <w:t xml:space="preserve"> 4(4):379–391.</w:t>
      </w:r>
    </w:p>
    <w:p w14:paraId="6BA011D1" w14:textId="77777777" w:rsidR="00865A1C" w:rsidRDefault="00C12BEE">
      <w:pPr>
        <w:pStyle w:val="Bibliography1"/>
      </w:pPr>
      <w:r>
        <w:t xml:space="preserve">33. </w:t>
      </w:r>
      <w:r>
        <w:tab/>
        <w:t xml:space="preserve">Chao A, </w:t>
      </w:r>
      <w:proofErr w:type="spellStart"/>
      <w:r>
        <w:t>Jost</w:t>
      </w:r>
      <w:proofErr w:type="spellEnd"/>
      <w:r>
        <w:t xml:space="preserve"> L (2012) Coverage‐based rarefaction and extrapolation: standardizing samples by completeness rather than size. </w:t>
      </w:r>
      <w:r>
        <w:rPr>
          <w:i/>
        </w:rPr>
        <w:t>Ecology</w:t>
      </w:r>
      <w:r>
        <w:t xml:space="preserve"> 93(12):2533–2547.</w:t>
      </w:r>
    </w:p>
    <w:p w14:paraId="76D878D5" w14:textId="77777777" w:rsidR="00865A1C" w:rsidRDefault="00C12BEE">
      <w:pPr>
        <w:pStyle w:val="Bibliography1"/>
      </w:pPr>
      <w:r>
        <w:t xml:space="preserve">34. </w:t>
      </w:r>
      <w:r>
        <w:tab/>
        <w:t xml:space="preserve">Chase JM, Knight TM (2013) Scale-dependent effect sizes of ecological drivers on biodiversity: why </w:t>
      </w:r>
      <w:proofErr w:type="spellStart"/>
      <w:r>
        <w:t>standardised</w:t>
      </w:r>
      <w:proofErr w:type="spellEnd"/>
      <w:r>
        <w:t xml:space="preserve"> sampling is not enough. </w:t>
      </w:r>
      <w:r>
        <w:rPr>
          <w:i/>
        </w:rPr>
        <w:t>Ecology Letters</w:t>
      </w:r>
      <w:r>
        <w:t xml:space="preserve"> 16:17–26.</w:t>
      </w:r>
    </w:p>
    <w:p w14:paraId="69A07199" w14:textId="77777777" w:rsidR="00865A1C" w:rsidRDefault="00C12BEE">
      <w:pPr>
        <w:pStyle w:val="Bibliography1"/>
      </w:pPr>
      <w:r>
        <w:t xml:space="preserve">35. </w:t>
      </w:r>
      <w:r>
        <w:tab/>
        <w:t xml:space="preserve">McGlinn DJ, et al. (2018) </w:t>
      </w:r>
      <w:proofErr w:type="spellStart"/>
      <w:r>
        <w:t>MoB</w:t>
      </w:r>
      <w:proofErr w:type="spellEnd"/>
      <w:r>
        <w:t xml:space="preserve"> (Measurement of Biodiversity): a method to separate the scale-dependent effects of species abundance distribution, density, and aggregation on diversity change. </w:t>
      </w:r>
      <w:proofErr w:type="spellStart"/>
      <w:r>
        <w:rPr>
          <w:i/>
        </w:rPr>
        <w:t>bioRxiv</w:t>
      </w:r>
      <w:proofErr w:type="spellEnd"/>
      <w:r>
        <w:t>. doi:10.1101/244103.</w:t>
      </w:r>
    </w:p>
    <w:p w14:paraId="4B32DBEA" w14:textId="77777777" w:rsidR="00865A1C" w:rsidRDefault="00C12BEE">
      <w:pPr>
        <w:pStyle w:val="Bibliography1"/>
      </w:pPr>
      <w:r>
        <w:t xml:space="preserve">36. </w:t>
      </w:r>
      <w:r>
        <w:tab/>
      </w:r>
      <w:proofErr w:type="spellStart"/>
      <w:r>
        <w:t>Jost</w:t>
      </w:r>
      <w:proofErr w:type="spellEnd"/>
      <w:r>
        <w:t xml:space="preserve"> L (2006) Entropy and diversity. </w:t>
      </w:r>
      <w:proofErr w:type="spellStart"/>
      <w:r>
        <w:rPr>
          <w:i/>
        </w:rPr>
        <w:t>Oikos</w:t>
      </w:r>
      <w:proofErr w:type="spellEnd"/>
      <w:r>
        <w:t xml:space="preserve"> 113(2):363–375.</w:t>
      </w:r>
    </w:p>
    <w:p w14:paraId="792B77F8" w14:textId="77777777" w:rsidR="00865A1C" w:rsidRDefault="00C12BEE">
      <w:pPr>
        <w:pStyle w:val="Bibliography1"/>
      </w:pPr>
      <w:r>
        <w:t xml:space="preserve">37. </w:t>
      </w:r>
      <w:r>
        <w:tab/>
      </w:r>
      <w:proofErr w:type="spellStart"/>
      <w:r>
        <w:t>Jost</w:t>
      </w:r>
      <w:proofErr w:type="spellEnd"/>
      <w:r>
        <w:t xml:space="preserve"> L (2007) Partitioning Diversity into Independent Alpha and Beta Components. </w:t>
      </w:r>
      <w:r>
        <w:rPr>
          <w:i/>
        </w:rPr>
        <w:t>Ecology</w:t>
      </w:r>
      <w:r>
        <w:t xml:space="preserve"> 88(10):2427–2439.</w:t>
      </w:r>
    </w:p>
    <w:p w14:paraId="13A66EBD" w14:textId="77777777" w:rsidR="00865A1C" w:rsidRDefault="00C12BEE">
      <w:pPr>
        <w:pStyle w:val="Bibliography1"/>
      </w:pPr>
      <w:r>
        <w:lastRenderedPageBreak/>
        <w:t xml:space="preserve">38. </w:t>
      </w:r>
      <w:r>
        <w:tab/>
      </w:r>
      <w:proofErr w:type="spellStart"/>
      <w:r>
        <w:t>Tuomisto</w:t>
      </w:r>
      <w:proofErr w:type="spellEnd"/>
      <w:r>
        <w:t xml:space="preserve"> H (2010) A diversity of beta diversities: straightening up a concept gone awry. Part 1. Defining beta diversity as a function of alpha and gamma diversity. </w:t>
      </w:r>
      <w:proofErr w:type="spellStart"/>
      <w:r>
        <w:rPr>
          <w:i/>
        </w:rPr>
        <w:t>Ecography</w:t>
      </w:r>
      <w:proofErr w:type="spellEnd"/>
      <w:r>
        <w:t xml:space="preserve"> 33(1):2–22.</w:t>
      </w:r>
    </w:p>
    <w:p w14:paraId="72F3160F" w14:textId="77777777" w:rsidR="00865A1C" w:rsidRDefault="00C12BEE">
      <w:pPr>
        <w:pStyle w:val="Bibliography1"/>
      </w:pPr>
      <w:r>
        <w:t xml:space="preserve">39. </w:t>
      </w:r>
      <w:r>
        <w:tab/>
        <w:t xml:space="preserve">Price JP, </w:t>
      </w:r>
      <w:proofErr w:type="spellStart"/>
      <w:r>
        <w:t>Clague</w:t>
      </w:r>
      <w:proofErr w:type="spellEnd"/>
      <w:r>
        <w:t xml:space="preserve"> DA (2002) How old is the Hawaiian biota? Geology and phylogeny suggest recent divergence. </w:t>
      </w:r>
      <w:r>
        <w:rPr>
          <w:i/>
        </w:rPr>
        <w:t>Proceedings of the Royal Society of London B: Biological Sciences</w:t>
      </w:r>
      <w:r>
        <w:t xml:space="preserve"> 269(1508):2429–2435.</w:t>
      </w:r>
    </w:p>
    <w:p w14:paraId="72A22FA3" w14:textId="77777777" w:rsidR="00865A1C" w:rsidRDefault="00C12BEE">
      <w:pPr>
        <w:pStyle w:val="Bibliography1"/>
      </w:pPr>
      <w:r>
        <w:t xml:space="preserve">40. </w:t>
      </w:r>
      <w:r>
        <w:tab/>
      </w:r>
      <w:proofErr w:type="spellStart"/>
      <w:r>
        <w:t>Ricklefs</w:t>
      </w:r>
      <w:proofErr w:type="spellEnd"/>
      <w:r>
        <w:t xml:space="preserve"> RE (2010) Host–pathogen coevolution, secondary sympatry and species diversification. </w:t>
      </w:r>
      <w:r>
        <w:rPr>
          <w:i/>
        </w:rPr>
        <w:t>Philosophical Transactions of the Royal Society of London B: Biological Sciences</w:t>
      </w:r>
      <w:r>
        <w:t xml:space="preserve"> 365(1543):1139–1147.</w:t>
      </w:r>
    </w:p>
    <w:p w14:paraId="530A7986" w14:textId="77777777" w:rsidR="00865A1C" w:rsidRDefault="00C12BEE">
      <w:pPr>
        <w:pStyle w:val="Bibliography1"/>
      </w:pPr>
      <w:r>
        <w:t xml:space="preserve">41. </w:t>
      </w:r>
      <w:r>
        <w:tab/>
      </w:r>
      <w:proofErr w:type="spellStart"/>
      <w:r>
        <w:t>Ricklefs</w:t>
      </w:r>
      <w:proofErr w:type="spellEnd"/>
      <w:r>
        <w:t xml:space="preserve"> RE (2015) Intrinsic dynamics of the regional community. </w:t>
      </w:r>
      <w:r>
        <w:rPr>
          <w:i/>
        </w:rPr>
        <w:t>Ecology Letters</w:t>
      </w:r>
      <w:r>
        <w:t xml:space="preserve"> 18(6):497–503.</w:t>
      </w:r>
    </w:p>
    <w:p w14:paraId="53E4E684" w14:textId="77777777" w:rsidR="00865A1C" w:rsidRDefault="00C12BEE">
      <w:pPr>
        <w:pStyle w:val="Bibliography1"/>
      </w:pPr>
      <w:r>
        <w:t xml:space="preserve">42. </w:t>
      </w:r>
      <w:r>
        <w:tab/>
        <w:t xml:space="preserve">Smith SA, Brown JW (2018) Constructing a broadly inclusive seed plant phylogeny. </w:t>
      </w:r>
      <w:r>
        <w:rPr>
          <w:i/>
        </w:rPr>
        <w:t>Am J Bot</w:t>
      </w:r>
      <w:r>
        <w:t>:1–13.</w:t>
      </w:r>
    </w:p>
    <w:p w14:paraId="0F6C31D2" w14:textId="77777777" w:rsidR="00865A1C" w:rsidRDefault="00C12BEE">
      <w:pPr>
        <w:pStyle w:val="Bibliography1"/>
      </w:pPr>
      <w:r>
        <w:t xml:space="preserve">43. </w:t>
      </w:r>
      <w:r>
        <w:tab/>
        <w:t xml:space="preserve">Cornwell WK, </w:t>
      </w:r>
      <w:proofErr w:type="spellStart"/>
      <w:r>
        <w:t>Ackerly</w:t>
      </w:r>
      <w:proofErr w:type="spellEnd"/>
      <w:r>
        <w:t xml:space="preserve"> DD (2009) Community assembly and shifts in plant trait distributions across an environmental gradient in coastal California. </w:t>
      </w:r>
      <w:r>
        <w:rPr>
          <w:i/>
        </w:rPr>
        <w:t>Ecological Monographs</w:t>
      </w:r>
      <w:r>
        <w:t xml:space="preserve"> 79(1):109–126.</w:t>
      </w:r>
    </w:p>
    <w:p w14:paraId="44BFECED" w14:textId="77777777" w:rsidR="00865A1C" w:rsidRDefault="00C12BEE">
      <w:pPr>
        <w:pStyle w:val="Bibliography1"/>
      </w:pPr>
      <w:r>
        <w:t xml:space="preserve">44. </w:t>
      </w:r>
      <w:r>
        <w:tab/>
      </w:r>
      <w:proofErr w:type="spellStart"/>
      <w:r>
        <w:t>Fortunel</w:t>
      </w:r>
      <w:proofErr w:type="spellEnd"/>
      <w:r>
        <w:t xml:space="preserve"> C, Valencia R, Wright SJ, Garwood NC, Kraft NJB (2016) Functional trait differences influence </w:t>
      </w:r>
      <w:proofErr w:type="spellStart"/>
      <w:r>
        <w:t>neighbourhood</w:t>
      </w:r>
      <w:proofErr w:type="spellEnd"/>
      <w:r>
        <w:t xml:space="preserve"> interactions in a </w:t>
      </w:r>
      <w:proofErr w:type="spellStart"/>
      <w:r>
        <w:t>hyperdiverse</w:t>
      </w:r>
      <w:proofErr w:type="spellEnd"/>
      <w:r>
        <w:t xml:space="preserve"> Amazonian forest. </w:t>
      </w:r>
      <w:r>
        <w:rPr>
          <w:i/>
        </w:rPr>
        <w:t xml:space="preserve">Ecology </w:t>
      </w:r>
      <w:proofErr w:type="spellStart"/>
      <w:proofErr w:type="gramStart"/>
      <w:r>
        <w:rPr>
          <w:i/>
        </w:rPr>
        <w:t>Letters</w:t>
      </w:r>
      <w:r>
        <w:t>:n</w:t>
      </w:r>
      <w:proofErr w:type="spellEnd"/>
      <w:proofErr w:type="gramEnd"/>
      <w:r>
        <w:t>/a–n/a.</w:t>
      </w:r>
    </w:p>
    <w:p w14:paraId="11F11D50" w14:textId="77777777" w:rsidR="00865A1C" w:rsidRDefault="00C12BEE">
      <w:pPr>
        <w:pStyle w:val="Bibliography1"/>
      </w:pPr>
      <w:r>
        <w:t xml:space="preserve">45. </w:t>
      </w:r>
      <w:r>
        <w:tab/>
        <w:t>Cordell S, Goldstein G, Mueller-</w:t>
      </w:r>
      <w:proofErr w:type="spellStart"/>
      <w:r>
        <w:t>Dombois</w:t>
      </w:r>
      <w:proofErr w:type="spellEnd"/>
      <w:r>
        <w:t xml:space="preserve"> D, Webb D, </w:t>
      </w:r>
      <w:proofErr w:type="spellStart"/>
      <w:r>
        <w:t>Vitousek</w:t>
      </w:r>
      <w:proofErr w:type="spellEnd"/>
      <w:r>
        <w:t xml:space="preserve"> PM (1998) Physiological and morphological variation in &lt;Emphasis Type="Italic"&gt;</w:t>
      </w:r>
      <w:proofErr w:type="spellStart"/>
      <w:r>
        <w:t>Metrosideros</w:t>
      </w:r>
      <w:proofErr w:type="spellEnd"/>
      <w:r>
        <w:t xml:space="preserve"> </w:t>
      </w:r>
      <w:proofErr w:type="spellStart"/>
      <w:r>
        <w:t>polymorpha</w:t>
      </w:r>
      <w:proofErr w:type="spellEnd"/>
      <w:r>
        <w:t xml:space="preserve">&lt;/Emphasis&gt;, a dominant Hawaiian tree species, along an altitudinal gradient: the role of phenotypic plasticity. </w:t>
      </w:r>
      <w:proofErr w:type="spellStart"/>
      <w:r>
        <w:rPr>
          <w:i/>
        </w:rPr>
        <w:t>Oecologia</w:t>
      </w:r>
      <w:proofErr w:type="spellEnd"/>
      <w:r>
        <w:t xml:space="preserve"> 113(2):188–196.</w:t>
      </w:r>
    </w:p>
    <w:p w14:paraId="69FE380A" w14:textId="77777777" w:rsidR="00865A1C" w:rsidRDefault="00C12BEE">
      <w:pPr>
        <w:pStyle w:val="Bibliography1"/>
      </w:pPr>
      <w:r>
        <w:t xml:space="preserve">46. </w:t>
      </w:r>
      <w:r>
        <w:tab/>
        <w:t xml:space="preserve">Ares A, Fownes JH (1999) Water supply regulates structure, productivity, and water use efficiency of Acacia </w:t>
      </w:r>
      <w:proofErr w:type="spellStart"/>
      <w:r>
        <w:t>koa</w:t>
      </w:r>
      <w:proofErr w:type="spellEnd"/>
      <w:r>
        <w:t xml:space="preserve"> forest in Hawaii. </w:t>
      </w:r>
      <w:proofErr w:type="spellStart"/>
      <w:r>
        <w:rPr>
          <w:i/>
        </w:rPr>
        <w:t>Oecologia</w:t>
      </w:r>
      <w:proofErr w:type="spellEnd"/>
      <w:r>
        <w:t xml:space="preserve"> 121:458–466.</w:t>
      </w:r>
    </w:p>
    <w:p w14:paraId="58B8B764" w14:textId="77777777" w:rsidR="00865A1C" w:rsidRDefault="00C12BEE">
      <w:pPr>
        <w:pStyle w:val="Bibliography1"/>
      </w:pPr>
      <w:r>
        <w:t xml:space="preserve">47. </w:t>
      </w:r>
      <w:r>
        <w:tab/>
      </w:r>
      <w:proofErr w:type="spellStart"/>
      <w:r>
        <w:t>Kazakou</w:t>
      </w:r>
      <w:proofErr w:type="spellEnd"/>
      <w:r>
        <w:t xml:space="preserve"> E, et al. (2014) Are trait-based species rankings consistent across data sets and spatial scales? </w:t>
      </w:r>
      <w:r>
        <w:rPr>
          <w:i/>
        </w:rPr>
        <w:t>Journal of Vegetation Science</w:t>
      </w:r>
      <w:r>
        <w:t xml:space="preserve"> 25(1):235–247.</w:t>
      </w:r>
    </w:p>
    <w:p w14:paraId="4160566A" w14:textId="77777777" w:rsidR="00865A1C" w:rsidRDefault="00C12BEE">
      <w:pPr>
        <w:pStyle w:val="Bibliography1"/>
      </w:pPr>
      <w:r>
        <w:t xml:space="preserve">48. </w:t>
      </w:r>
      <w:r>
        <w:tab/>
        <w:t xml:space="preserve">Donoghue MJ (2008) A phylogenetic perspective on the distribution of plant diversity. </w:t>
      </w:r>
      <w:r>
        <w:rPr>
          <w:i/>
        </w:rPr>
        <w:t>PNAS</w:t>
      </w:r>
      <w:r>
        <w:t xml:space="preserve"> 105(Supplement 1):11549–11555.</w:t>
      </w:r>
    </w:p>
    <w:p w14:paraId="27DFE73E" w14:textId="77777777" w:rsidR="00865A1C" w:rsidRDefault="00C12BEE">
      <w:pPr>
        <w:pStyle w:val="Bibliography1"/>
      </w:pPr>
      <w:r>
        <w:t xml:space="preserve">49. </w:t>
      </w:r>
      <w:r>
        <w:tab/>
        <w:t xml:space="preserve">Wagner WL, </w:t>
      </w:r>
      <w:proofErr w:type="spellStart"/>
      <w:r>
        <w:t>Herbst</w:t>
      </w:r>
      <w:proofErr w:type="spellEnd"/>
      <w:r>
        <w:t xml:space="preserve"> DL, </w:t>
      </w:r>
      <w:proofErr w:type="spellStart"/>
      <w:r>
        <w:t>Lorence</w:t>
      </w:r>
      <w:proofErr w:type="spellEnd"/>
      <w:r>
        <w:t xml:space="preserve"> DH (2005) Flora of the Hawaiian Islands website. Available at: </w:t>
      </w:r>
      <w:proofErr w:type="gramStart"/>
      <w:r>
        <w:t>http://botany.si.edu/pacificislandbiodiversity/hawaiianflora/index.htm  [</w:t>
      </w:r>
      <w:proofErr w:type="gramEnd"/>
      <w:r>
        <w:t>Accessed May 1, 2017].</w:t>
      </w:r>
    </w:p>
    <w:p w14:paraId="53B6FAFB" w14:textId="77777777" w:rsidR="00865A1C" w:rsidRDefault="00C12BEE">
      <w:pPr>
        <w:pStyle w:val="Bibliography1"/>
      </w:pPr>
      <w:r>
        <w:lastRenderedPageBreak/>
        <w:t xml:space="preserve">50. </w:t>
      </w:r>
      <w:r>
        <w:tab/>
      </w:r>
      <w:proofErr w:type="spellStart"/>
      <w:r>
        <w:t>Zanne</w:t>
      </w:r>
      <w:proofErr w:type="spellEnd"/>
      <w:r>
        <w:t xml:space="preserve"> A, et al. (2013) </w:t>
      </w:r>
      <w:r>
        <w:rPr>
          <w:i/>
        </w:rPr>
        <w:t>Data from: Three keys to the radiation of angiosperms into freezing environments</w:t>
      </w:r>
      <w:r>
        <w:t xml:space="preserve"> (Dryad Digital Repository) doi:10.5061/dryad.63q27.2.</w:t>
      </w:r>
    </w:p>
    <w:p w14:paraId="2DC757A3" w14:textId="77777777" w:rsidR="00865A1C" w:rsidRDefault="00C12BEE">
      <w:pPr>
        <w:pStyle w:val="Bibliography1"/>
      </w:pPr>
      <w:r>
        <w:t xml:space="preserve">51. </w:t>
      </w:r>
      <w:r>
        <w:tab/>
      </w:r>
      <w:proofErr w:type="spellStart"/>
      <w:r>
        <w:t>Zanne</w:t>
      </w:r>
      <w:proofErr w:type="spellEnd"/>
      <w:r>
        <w:t xml:space="preserve"> AE, et al. (2014) Three keys to the radiation of angiosperms into freezing environments. </w:t>
      </w:r>
      <w:r>
        <w:rPr>
          <w:i/>
        </w:rPr>
        <w:t>Nature</w:t>
      </w:r>
      <w:r>
        <w:t xml:space="preserve"> 506(7486):89.</w:t>
      </w:r>
    </w:p>
    <w:p w14:paraId="5379C3A2" w14:textId="77777777" w:rsidR="00865A1C" w:rsidRDefault="00C12BEE">
      <w:pPr>
        <w:pStyle w:val="Bibliography1"/>
      </w:pPr>
      <w:r>
        <w:t xml:space="preserve">52. </w:t>
      </w:r>
      <w:r>
        <w:tab/>
        <w:t>USDA NRCS (2018) The PLANTS Database (http://plants.usda.gov). Available at: http://plants.usda.gov.</w:t>
      </w:r>
    </w:p>
    <w:p w14:paraId="0152F945" w14:textId="77777777" w:rsidR="00865A1C" w:rsidRDefault="00C12BEE">
      <w:pPr>
        <w:pStyle w:val="Bibliography1"/>
      </w:pPr>
      <w:r>
        <w:t xml:space="preserve">53. </w:t>
      </w:r>
      <w:r>
        <w:tab/>
      </w:r>
      <w:proofErr w:type="spellStart"/>
      <w:r>
        <w:t>Karger</w:t>
      </w:r>
      <w:proofErr w:type="spellEnd"/>
      <w:r>
        <w:t xml:space="preserve"> DN, et al. (2017) </w:t>
      </w:r>
      <w:proofErr w:type="spellStart"/>
      <w:r>
        <w:t>Climatologies</w:t>
      </w:r>
      <w:proofErr w:type="spellEnd"/>
      <w:r>
        <w:t xml:space="preserve"> at high resolution for the earth’s land surface areas. </w:t>
      </w:r>
      <w:r>
        <w:rPr>
          <w:i/>
        </w:rPr>
        <w:t>Scientific Data</w:t>
      </w:r>
      <w:r>
        <w:t xml:space="preserve"> 4:170122.</w:t>
      </w:r>
    </w:p>
    <w:p w14:paraId="67317041" w14:textId="77777777" w:rsidR="00865A1C" w:rsidRDefault="00C12BEE">
      <w:pPr>
        <w:pStyle w:val="Bibliography1"/>
      </w:pPr>
      <w:r>
        <w:t xml:space="preserve">54. </w:t>
      </w:r>
      <w:r>
        <w:tab/>
        <w:t xml:space="preserve">Jarvis A, Reuter H, Nelson A, Guevara E (2008) </w:t>
      </w:r>
      <w:r>
        <w:rPr>
          <w:i/>
        </w:rPr>
        <w:t>SRTM 90m Digital Elevation Database v4. 1</w:t>
      </w:r>
      <w:r>
        <w:t xml:space="preserve"> (CGIAR-CSI).</w:t>
      </w:r>
    </w:p>
    <w:p w14:paraId="6EAC638D" w14:textId="77777777" w:rsidR="00865A1C" w:rsidRDefault="00C12BEE">
      <w:pPr>
        <w:pStyle w:val="Bibliography1"/>
      </w:pPr>
      <w:r>
        <w:t xml:space="preserve">55. </w:t>
      </w:r>
      <w:r>
        <w:tab/>
      </w:r>
      <w:proofErr w:type="spellStart"/>
      <w:r>
        <w:t>Trabucco</w:t>
      </w:r>
      <w:proofErr w:type="spellEnd"/>
      <w:r>
        <w:t xml:space="preserve"> A, </w:t>
      </w:r>
      <w:proofErr w:type="spellStart"/>
      <w:r>
        <w:t>Zomer</w:t>
      </w:r>
      <w:proofErr w:type="spellEnd"/>
      <w:r>
        <w:t xml:space="preserve"> R (2010) Global soil water balance geospatial database. </w:t>
      </w:r>
      <w:r>
        <w:rPr>
          <w:i/>
        </w:rPr>
        <w:t xml:space="preserve">CGIAR Consortium for Spatial Information Published online, available from the CGIAR-CSI </w:t>
      </w:r>
      <w:proofErr w:type="spellStart"/>
      <w:r>
        <w:rPr>
          <w:i/>
        </w:rPr>
        <w:t>GeoPortal</w:t>
      </w:r>
      <w:proofErr w:type="spellEnd"/>
      <w:r>
        <w:rPr>
          <w:i/>
        </w:rPr>
        <w:t xml:space="preserve"> at: http://www </w:t>
      </w:r>
      <w:proofErr w:type="spellStart"/>
      <w:r>
        <w:rPr>
          <w:i/>
        </w:rPr>
        <w:t>cgiar-csi</w:t>
      </w:r>
      <w:proofErr w:type="spellEnd"/>
      <w:r>
        <w:rPr>
          <w:i/>
        </w:rPr>
        <w:t xml:space="preserve"> org</w:t>
      </w:r>
      <w:r>
        <w:t>.</w:t>
      </w:r>
    </w:p>
    <w:p w14:paraId="6673F9C7" w14:textId="77777777" w:rsidR="00865A1C" w:rsidRDefault="00C12BEE">
      <w:pPr>
        <w:pStyle w:val="Bibliography1"/>
      </w:pPr>
      <w:r>
        <w:t xml:space="preserve">56. </w:t>
      </w:r>
      <w:r>
        <w:tab/>
        <w:t xml:space="preserve">Price JP (2004) Floristic biogeography of the Hawaiian Islands: influences of area, environment and paleogeography. </w:t>
      </w:r>
      <w:r>
        <w:rPr>
          <w:i/>
        </w:rPr>
        <w:t>Journal of Biogeography</w:t>
      </w:r>
      <w:r>
        <w:t xml:space="preserve"> 31(3):487–500.</w:t>
      </w:r>
    </w:p>
    <w:p w14:paraId="0A423451" w14:textId="77777777" w:rsidR="00865A1C" w:rsidRDefault="00C12BEE">
      <w:pPr>
        <w:pStyle w:val="Bibliography1"/>
      </w:pPr>
      <w:r>
        <w:t xml:space="preserve">57. </w:t>
      </w:r>
      <w:r>
        <w:tab/>
        <w:t xml:space="preserve">Chao A, Chiu C, </w:t>
      </w:r>
      <w:proofErr w:type="spellStart"/>
      <w:r>
        <w:t>Jost</w:t>
      </w:r>
      <w:proofErr w:type="spellEnd"/>
      <w:r>
        <w:t xml:space="preserve"> L (2016) Statistical challenges of evaluating diversity patterns across environmental gradients in mega‐diverse communities. </w:t>
      </w:r>
      <w:r>
        <w:rPr>
          <w:i/>
        </w:rPr>
        <w:t>Journal of Vegetation Science</w:t>
      </w:r>
      <w:r>
        <w:t xml:space="preserve"> 27(3):437–438.</w:t>
      </w:r>
    </w:p>
    <w:p w14:paraId="28DDC5EB" w14:textId="77777777" w:rsidR="00865A1C" w:rsidRDefault="00C12BEE">
      <w:pPr>
        <w:pStyle w:val="Bibliography1"/>
      </w:pPr>
      <w:r>
        <w:t xml:space="preserve">58. </w:t>
      </w:r>
      <w:r>
        <w:tab/>
      </w:r>
      <w:proofErr w:type="spellStart"/>
      <w:r>
        <w:t>Oksanen</w:t>
      </w:r>
      <w:proofErr w:type="spellEnd"/>
      <w:r>
        <w:t xml:space="preserve"> J, et al. (2013) Package ‘vegan.’ </w:t>
      </w:r>
      <w:r>
        <w:rPr>
          <w:i/>
        </w:rPr>
        <w:t>Community ecology package, version</w:t>
      </w:r>
      <w:r>
        <w:t xml:space="preserve"> 2(9).</w:t>
      </w:r>
    </w:p>
    <w:p w14:paraId="5EFE8E94" w14:textId="77777777" w:rsidR="00865A1C" w:rsidRDefault="00C12BEE">
      <w:pPr>
        <w:pStyle w:val="Bibliography1"/>
      </w:pPr>
      <w:r>
        <w:t xml:space="preserve">59. </w:t>
      </w:r>
      <w:r>
        <w:tab/>
        <w:t xml:space="preserve">Hsieh T. C., Ma K. H., Chao Anne, </w:t>
      </w:r>
      <w:proofErr w:type="spellStart"/>
      <w:r>
        <w:t>McInerny</w:t>
      </w:r>
      <w:proofErr w:type="spellEnd"/>
      <w:r>
        <w:t xml:space="preserve"> Greg (2016) </w:t>
      </w:r>
      <w:proofErr w:type="spellStart"/>
      <w:r>
        <w:t>iNEXT</w:t>
      </w:r>
      <w:proofErr w:type="spellEnd"/>
      <w:r>
        <w:t xml:space="preserve">: </w:t>
      </w:r>
      <w:proofErr w:type="gramStart"/>
      <w:r>
        <w:t>an</w:t>
      </w:r>
      <w:proofErr w:type="gramEnd"/>
      <w:r>
        <w:t xml:space="preserve"> R package for rarefaction and extrapolation of species diversity (Hill numbers). </w:t>
      </w:r>
      <w:r>
        <w:rPr>
          <w:i/>
        </w:rPr>
        <w:t>Methods in Ecology and Evolution</w:t>
      </w:r>
      <w:r>
        <w:t xml:space="preserve"> 7(12):1451–1456.</w:t>
      </w:r>
    </w:p>
    <w:p w14:paraId="66B0A52C" w14:textId="77777777" w:rsidR="00865A1C" w:rsidRDefault="00C12BEE">
      <w:pPr>
        <w:pStyle w:val="Bibliography1"/>
      </w:pPr>
      <w:r>
        <w:t xml:space="preserve">60. </w:t>
      </w:r>
      <w:r>
        <w:tab/>
      </w:r>
      <w:proofErr w:type="spellStart"/>
      <w:r>
        <w:t>Magurran</w:t>
      </w:r>
      <w:proofErr w:type="spellEnd"/>
      <w:r>
        <w:t xml:space="preserve"> AE, McGill BJ (2011) </w:t>
      </w:r>
      <w:r>
        <w:rPr>
          <w:i/>
        </w:rPr>
        <w:t>Biological diversity: frontiers in measurement and assessment</w:t>
      </w:r>
      <w:r>
        <w:t xml:space="preserve"> (Oxford University Press).</w:t>
      </w:r>
    </w:p>
    <w:p w14:paraId="21BD67EC" w14:textId="77777777" w:rsidR="00865A1C" w:rsidRDefault="00C12BEE">
      <w:pPr>
        <w:pStyle w:val="Bibliography1"/>
      </w:pPr>
      <w:r>
        <w:t xml:space="preserve">61. </w:t>
      </w:r>
      <w:r>
        <w:tab/>
        <w:t xml:space="preserve">Wood S, </w:t>
      </w:r>
      <w:proofErr w:type="spellStart"/>
      <w:r>
        <w:t>Scheipl</w:t>
      </w:r>
      <w:proofErr w:type="spellEnd"/>
      <w:r>
        <w:t xml:space="preserve"> F (2017) </w:t>
      </w:r>
      <w:r>
        <w:rPr>
          <w:i/>
        </w:rPr>
        <w:t>gamm4: Generalized Additive Mixed Models using “</w:t>
      </w:r>
      <w:proofErr w:type="spellStart"/>
      <w:r>
        <w:rPr>
          <w:i/>
        </w:rPr>
        <w:t>mgcv</w:t>
      </w:r>
      <w:proofErr w:type="spellEnd"/>
      <w:r>
        <w:rPr>
          <w:i/>
        </w:rPr>
        <w:t>” and “lme4”</w:t>
      </w:r>
      <w:r>
        <w:t xml:space="preserve"> Available at: https://CRAN.R-project.org/package=gamm4.</w:t>
      </w:r>
    </w:p>
    <w:p w14:paraId="7A488187" w14:textId="77777777" w:rsidR="00865A1C" w:rsidRDefault="00C12BEE">
      <w:pPr>
        <w:pStyle w:val="Bibliography1"/>
      </w:pPr>
      <w:r>
        <w:t xml:space="preserve">62. </w:t>
      </w:r>
      <w:r>
        <w:tab/>
        <w:t xml:space="preserve">Harrell Jr. FEH (2017) </w:t>
      </w:r>
      <w:proofErr w:type="spellStart"/>
      <w:r>
        <w:rPr>
          <w:i/>
        </w:rPr>
        <w:t>rms</w:t>
      </w:r>
      <w:proofErr w:type="spellEnd"/>
      <w:r>
        <w:rPr>
          <w:i/>
        </w:rPr>
        <w:t>: Regression Modeling Strategies</w:t>
      </w:r>
      <w:r>
        <w:t xml:space="preserve"> Available at: https://CRAN.R-project.org/package=rms.</w:t>
      </w:r>
    </w:p>
    <w:p w14:paraId="4A9E0C1B" w14:textId="77777777" w:rsidR="00865A1C" w:rsidRDefault="00C12BEE">
      <w:pPr>
        <w:pStyle w:val="Bibliography1"/>
      </w:pPr>
      <w:r>
        <w:t xml:space="preserve">63. </w:t>
      </w:r>
      <w:r>
        <w:tab/>
        <w:t xml:space="preserve">R Core Team (2018) </w:t>
      </w:r>
      <w:r>
        <w:rPr>
          <w:i/>
        </w:rPr>
        <w:t>R: A Language and Environment for Statistical Computing</w:t>
      </w:r>
      <w:r>
        <w:t xml:space="preserve"> (R Foundation for Statistical Computing, Vienna, Austria) Available at: https://www.R-project.org/.</w:t>
      </w:r>
    </w:p>
    <w:p w14:paraId="2C434F96" w14:textId="77777777" w:rsidR="00865A1C" w:rsidRDefault="00865A1C">
      <w:pPr>
        <w:sectPr w:rsidR="00865A1C">
          <w:type w:val="continuous"/>
          <w:pgSz w:w="12240" w:h="15840"/>
          <w:pgMar w:top="1440" w:right="1440" w:bottom="2004" w:left="1440" w:header="0" w:footer="1440" w:gutter="0"/>
          <w:lnNumType w:countBy="1" w:distance="283" w:restart="continuous"/>
          <w:cols w:space="720"/>
          <w:formProt w:val="0"/>
          <w:docGrid w:linePitch="100"/>
        </w:sectPr>
      </w:pPr>
    </w:p>
    <w:p w14:paraId="2D50F6EC" w14:textId="77777777" w:rsidR="00865A1C" w:rsidRDefault="00C12BEE">
      <w:pPr>
        <w:pStyle w:val="Heading1"/>
      </w:pPr>
      <w:r>
        <w:lastRenderedPageBreak/>
        <w:t>Figures</w:t>
      </w:r>
    </w:p>
    <w:p w14:paraId="161D95E0" w14:textId="77777777" w:rsidR="00865A1C" w:rsidRDefault="00C12BEE">
      <w:pPr>
        <w:pStyle w:val="BodyText"/>
      </w:pPr>
      <w:r>
        <w:rPr>
          <w:noProof/>
        </w:rPr>
        <w:drawing>
          <wp:anchor distT="0" distB="0" distL="0" distR="0" simplePos="0" relativeHeight="4" behindDoc="0" locked="0" layoutInCell="1" allowOverlap="1" wp14:anchorId="43A2B4FC" wp14:editId="5405F0FA">
            <wp:simplePos x="0" y="0"/>
            <wp:positionH relativeFrom="column">
              <wp:align>center</wp:align>
            </wp:positionH>
            <wp:positionV relativeFrom="paragraph">
              <wp:posOffset>635</wp:posOffset>
            </wp:positionV>
            <wp:extent cx="5943600" cy="500253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0"/>
                    <a:stretch>
                      <a:fillRect/>
                    </a:stretch>
                  </pic:blipFill>
                  <pic:spPr bwMode="auto">
                    <a:xfrm>
                      <a:off x="0" y="0"/>
                      <a:ext cx="5943600" cy="5002530"/>
                    </a:xfrm>
                    <a:prstGeom prst="rect">
                      <a:avLst/>
                    </a:prstGeom>
                  </pic:spPr>
                </pic:pic>
              </a:graphicData>
            </a:graphic>
          </wp:anchor>
        </w:drawing>
      </w:r>
      <w:r>
        <w:rPr>
          <w:b/>
          <w:bCs/>
        </w:rPr>
        <w:t xml:space="preserve">Fig. 1. </w:t>
      </w:r>
      <w:r>
        <w:t>Species diversity patterns of woody plants across Hawaiian Islands at local (</w:t>
      </w:r>
      <w:r>
        <w:rPr>
          <w:b/>
          <w:bCs/>
        </w:rPr>
        <w:t>a</w:t>
      </w:r>
      <w:r>
        <w:t xml:space="preserve">) and island </w:t>
      </w:r>
      <w:proofErr w:type="gramStart"/>
      <w:r>
        <w:t xml:space="preserve">( </w:t>
      </w:r>
      <w:r>
        <w:rPr>
          <w:b/>
          <w:bCs/>
        </w:rPr>
        <w:t>b</w:t>
      </w:r>
      <w:proofErr w:type="gramEnd"/>
      <w:r>
        <w:t xml:space="preserve">)&amp; </w:t>
      </w:r>
      <w:r>
        <w:rPr>
          <w:b/>
          <w:bCs/>
        </w:rPr>
        <w:t>c</w:t>
      </w:r>
      <w:r>
        <w:t>) scales.  In </w:t>
      </w:r>
      <w:r>
        <w:rPr>
          <w:b/>
          <w:bCs/>
        </w:rPr>
        <w:t>a</w:t>
      </w:r>
      <w:r>
        <w:t>), each point represents a forest plot (</w:t>
      </w:r>
      <w:r>
        <w:rPr>
          <w:i/>
          <w:iCs/>
        </w:rPr>
        <w:t>n</w:t>
      </w:r>
      <w:r>
        <w:t> = 421) that is scaled by its rarefied species diversity and whose color corresponds to PET (mm</w:t>
      </w:r>
      <w:r>
        <w:rPr>
          <w:vertAlign w:val="superscript"/>
        </w:rPr>
        <w:t>-1</w:t>
      </w:r>
      <w:r>
        <w:t xml:space="preserve"> yr</w:t>
      </w:r>
      <w:r>
        <w:rPr>
          <w:vertAlign w:val="superscript"/>
        </w:rPr>
        <w:t>-1</w:t>
      </w:r>
      <w:r>
        <w:t>). Species diversity is estimated in </w:t>
      </w:r>
      <w:r>
        <w:rPr>
          <w:b/>
          <w:bCs/>
        </w:rPr>
        <w:t>b</w:t>
      </w:r>
      <w:r>
        <w:t>) at the island level for native woody species and single island endemic species using an island-level checklist of the Hawaiian flora. Species diversity in </w:t>
      </w:r>
      <w:r>
        <w:rPr>
          <w:b/>
          <w:bCs/>
        </w:rPr>
        <w:t>c</w:t>
      </w:r>
      <w:r>
        <w:t xml:space="preserve">) is estimated at the island level for native woody plants </w:t>
      </w:r>
      <w:proofErr w:type="gramStart"/>
      <w:r>
        <w:t>using  sample</w:t>
      </w:r>
      <w:proofErr w:type="gramEnd"/>
      <w:r>
        <w:t>-based rarefaction for 100, 1,000, and 10,000 individuals and using all individuals (data pooled by island). Islands are ordered by age from youngest to oldest (left to right).</w:t>
      </w:r>
    </w:p>
    <w:p w14:paraId="080B7990" w14:textId="77777777" w:rsidR="00865A1C" w:rsidRDefault="00865A1C">
      <w:pPr>
        <w:pStyle w:val="BodyText"/>
      </w:pPr>
    </w:p>
    <w:p w14:paraId="3B432BDB" w14:textId="77777777" w:rsidR="00865A1C" w:rsidRDefault="00865A1C">
      <w:pPr>
        <w:pStyle w:val="BodyText"/>
      </w:pPr>
    </w:p>
    <w:p w14:paraId="1AF64049" w14:textId="77777777" w:rsidR="00865A1C" w:rsidRDefault="00C12BEE">
      <w:pPr>
        <w:pStyle w:val="BodyText"/>
      </w:pPr>
      <w:r>
        <w:rPr>
          <w:noProof/>
        </w:rPr>
        <w:lastRenderedPageBreak/>
        <w:drawing>
          <wp:anchor distT="0" distB="0" distL="0" distR="0" simplePos="0" relativeHeight="5" behindDoc="0" locked="0" layoutInCell="1" allowOverlap="1" wp14:anchorId="02FA80F7" wp14:editId="5F32248C">
            <wp:simplePos x="0" y="0"/>
            <wp:positionH relativeFrom="column">
              <wp:align>center</wp:align>
            </wp:positionH>
            <wp:positionV relativeFrom="paragraph">
              <wp:posOffset>635</wp:posOffset>
            </wp:positionV>
            <wp:extent cx="5943600" cy="44577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1"/>
                    <a:stretch>
                      <a:fillRect/>
                    </a:stretch>
                  </pic:blipFill>
                  <pic:spPr bwMode="auto">
                    <a:xfrm>
                      <a:off x="0" y="0"/>
                      <a:ext cx="5943600" cy="4457700"/>
                    </a:xfrm>
                    <a:prstGeom prst="rect">
                      <a:avLst/>
                    </a:prstGeom>
                  </pic:spPr>
                </pic:pic>
              </a:graphicData>
            </a:graphic>
          </wp:anchor>
        </w:drawing>
      </w:r>
      <w:r>
        <w:rPr>
          <w:b/>
          <w:bCs/>
        </w:rPr>
        <w:t>Fig. 2</w:t>
      </w:r>
      <w:r>
        <w:t>. Rarefaction curves and relative abundance distributions of forest communities across the Hawaiian archipelago, estimated under three sampling scenarios that influence biodiversity. In the first scenario ('</w:t>
      </w:r>
      <w:proofErr w:type="spellStart"/>
      <w:r>
        <w:t>Area+Het+Age</w:t>
      </w:r>
      <w:proofErr w:type="spellEnd"/>
      <w:proofErr w:type="gramStart"/>
      <w:r>
        <w:t>' ;</w:t>
      </w:r>
      <w:proofErr w:type="gramEnd"/>
      <w:r>
        <w:t> </w:t>
      </w:r>
      <w:r>
        <w:rPr>
          <w:b/>
        </w:rPr>
        <w:t>a</w:t>
      </w:r>
      <w:r>
        <w:t>, </w:t>
      </w:r>
      <w:r>
        <w:rPr>
          <w:b/>
        </w:rPr>
        <w:t>d</w:t>
      </w:r>
      <w:r>
        <w:t>), no variable is controlled, while in the second scenario sampled area is controlled ('</w:t>
      </w:r>
      <w:proofErr w:type="spellStart"/>
      <w:r>
        <w:t>Het+Age</w:t>
      </w:r>
      <w:proofErr w:type="spellEnd"/>
      <w:r>
        <w:t>' ; </w:t>
      </w:r>
      <w:r>
        <w:rPr>
          <w:b/>
        </w:rPr>
        <w:t>b</w:t>
      </w:r>
      <w:r>
        <w:t>, </w:t>
      </w:r>
      <w:r>
        <w:rPr>
          <w:b/>
        </w:rPr>
        <w:t>e</w:t>
      </w:r>
      <w:r>
        <w:t>), and in the last scenario sampled area and environmental heterogeneity are controlled for ('Age' ; </w:t>
      </w:r>
      <w:r>
        <w:rPr>
          <w:b/>
        </w:rPr>
        <w:t>c</w:t>
      </w:r>
      <w:r>
        <w:t>, </w:t>
      </w:r>
      <w:r>
        <w:rPr>
          <w:b/>
        </w:rPr>
        <w:t>f</w:t>
      </w:r>
      <w:r>
        <w:t>). Rarefaction curves (</w:t>
      </w:r>
      <w:proofErr w:type="spellStart"/>
      <w:proofErr w:type="gramStart"/>
      <w:r>
        <w:rPr>
          <w:b/>
        </w:rPr>
        <w:t>a</w:t>
      </w:r>
      <w:r>
        <w:t>,</w:t>
      </w:r>
      <w:r>
        <w:rPr>
          <w:b/>
        </w:rPr>
        <w:t>b</w:t>
      </w:r>
      <w:proofErr w:type="gramEnd"/>
      <w:r>
        <w:t>,</w:t>
      </w:r>
      <w:r>
        <w:rPr>
          <w:b/>
        </w:rPr>
        <w:t>c</w:t>
      </w:r>
      <w:proofErr w:type="spellEnd"/>
      <w:r>
        <w:t>) were estimated with interpolation and extrapolation. Note that individual-based rarefaction curves are estimated up to 10,000 individuals for </w:t>
      </w:r>
      <w:r>
        <w:rPr>
          <w:b/>
        </w:rPr>
        <w:t>a) </w:t>
      </w:r>
      <w:r>
        <w:t xml:space="preserve">but up to 1,000 individuals for </w:t>
      </w:r>
      <w:r>
        <w:rPr>
          <w:b/>
        </w:rPr>
        <w:t>b) </w:t>
      </w:r>
      <w:r>
        <w:t>and </w:t>
      </w:r>
      <w:r>
        <w:rPr>
          <w:b/>
        </w:rPr>
        <w:t>c)</w:t>
      </w:r>
      <w:r>
        <w:t>. Relative abundance distributions (</w:t>
      </w:r>
      <w:r>
        <w:rPr>
          <w:b/>
        </w:rPr>
        <w:t>d</w:t>
      </w:r>
      <w:r>
        <w:t>, </w:t>
      </w:r>
      <w:r>
        <w:rPr>
          <w:b/>
        </w:rPr>
        <w:t>e</w:t>
      </w:r>
      <w:r>
        <w:t>, </w:t>
      </w:r>
      <w:r>
        <w:rPr>
          <w:b/>
        </w:rPr>
        <w:t>f</w:t>
      </w:r>
      <w:r>
        <w:t>) are presented as re-scaled empirical cumulative distribution functions where lines were fit with generalized additive mixed-effects models. Individual-based rarefaction curves and relative abundance distributions were estimated for '</w:t>
      </w:r>
      <w:proofErr w:type="spellStart"/>
      <w:r>
        <w:t>Het+Age</w:t>
      </w:r>
      <w:proofErr w:type="spellEnd"/>
      <w:r>
        <w:t>' and 'Age' scenarios by randomly selecting seven plots per island one hundred times to control for sampled area. For the ‘Age’ scenario, environmental heterogeneity was controlled for by randomly selecting seven plots per island whose range in PET was less than 200 mm year</w:t>
      </w:r>
      <w:r>
        <w:rPr>
          <w:position w:val="8"/>
          <w:sz w:val="19"/>
        </w:rPr>
        <w:t>-1</w:t>
      </w:r>
      <w:r>
        <w:t>.</w:t>
      </w:r>
    </w:p>
    <w:p w14:paraId="740CEE2F" w14:textId="77777777" w:rsidR="00865A1C" w:rsidRDefault="00865A1C">
      <w:pPr>
        <w:pStyle w:val="BodyText"/>
      </w:pPr>
    </w:p>
    <w:p w14:paraId="2F1A6DB9" w14:textId="77777777" w:rsidR="00865A1C" w:rsidRDefault="00865A1C">
      <w:pPr>
        <w:pStyle w:val="BodyText"/>
      </w:pPr>
    </w:p>
    <w:p w14:paraId="23F0145F" w14:textId="77777777" w:rsidR="00865A1C" w:rsidRDefault="00C12BEE">
      <w:pPr>
        <w:pStyle w:val="BodyText"/>
      </w:pPr>
      <w:r>
        <w:rPr>
          <w:noProof/>
        </w:rPr>
        <w:lastRenderedPageBreak/>
        <w:drawing>
          <wp:anchor distT="0" distB="0" distL="0" distR="0" simplePos="0" relativeHeight="6" behindDoc="0" locked="0" layoutInCell="1" allowOverlap="1" wp14:anchorId="21B0FE22" wp14:editId="1E121EB8">
            <wp:simplePos x="0" y="0"/>
            <wp:positionH relativeFrom="column">
              <wp:align>center</wp:align>
            </wp:positionH>
            <wp:positionV relativeFrom="paragraph">
              <wp:posOffset>635</wp:posOffset>
            </wp:positionV>
            <wp:extent cx="5943600" cy="59436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2"/>
                    <a:stretch>
                      <a:fillRect/>
                    </a:stretch>
                  </pic:blipFill>
                  <pic:spPr bwMode="auto">
                    <a:xfrm>
                      <a:off x="0" y="0"/>
                      <a:ext cx="5943600" cy="5943600"/>
                    </a:xfrm>
                    <a:prstGeom prst="rect">
                      <a:avLst/>
                    </a:prstGeom>
                  </pic:spPr>
                </pic:pic>
              </a:graphicData>
            </a:graphic>
          </wp:anchor>
        </w:drawing>
      </w:r>
      <w:r>
        <w:rPr>
          <w:b/>
          <w:bCs/>
        </w:rPr>
        <w:t>Fig. 3</w:t>
      </w:r>
      <w:r>
        <w:t>. Species diversity patterns across Hawaiian forests estimated under three scenarios controlling for factors that influence biodiversity. Species diversity was estimated using Hill numbers 0 (</w:t>
      </w:r>
      <w:r>
        <w:rPr>
          <w:b/>
        </w:rPr>
        <w:t>a</w:t>
      </w:r>
      <w:r>
        <w:t>, </w:t>
      </w:r>
      <w:r>
        <w:rPr>
          <w:b/>
        </w:rPr>
        <w:t>b</w:t>
      </w:r>
      <w:r>
        <w:t>, </w:t>
      </w:r>
      <w:r>
        <w:rPr>
          <w:b/>
        </w:rPr>
        <w:t>c</w:t>
      </w:r>
      <w:r>
        <w:t>), 1 (</w:t>
      </w:r>
      <w:r>
        <w:rPr>
          <w:b/>
        </w:rPr>
        <w:t>d</w:t>
      </w:r>
      <w:r>
        <w:t>, </w:t>
      </w:r>
      <w:r>
        <w:rPr>
          <w:b/>
        </w:rPr>
        <w:t>e</w:t>
      </w:r>
      <w:r>
        <w:t>, </w:t>
      </w:r>
      <w:r>
        <w:rPr>
          <w:b/>
        </w:rPr>
        <w:t>f</w:t>
      </w:r>
      <w:r>
        <w:t>) and 2 (</w:t>
      </w:r>
      <w:r>
        <w:rPr>
          <w:b/>
        </w:rPr>
        <w:t>g</w:t>
      </w:r>
      <w:r>
        <w:t>, </w:t>
      </w:r>
      <w:r>
        <w:rPr>
          <w:b/>
        </w:rPr>
        <w:t>h</w:t>
      </w:r>
      <w:r>
        <w:t>, </w:t>
      </w:r>
      <w:proofErr w:type="spellStart"/>
      <w:r>
        <w:rPr>
          <w:b/>
        </w:rPr>
        <w:t>i</w:t>
      </w:r>
      <w:proofErr w:type="spellEnd"/>
      <w:r>
        <w:t>) that give increasing weight to abundance and is expressed in terms of effective species numbers. In the first scenario ('</w:t>
      </w:r>
      <w:proofErr w:type="spellStart"/>
      <w:r>
        <w:t>Area+Het+Age</w:t>
      </w:r>
      <w:proofErr w:type="spellEnd"/>
      <w:r>
        <w:t>'; </w:t>
      </w:r>
      <w:r>
        <w:rPr>
          <w:b/>
        </w:rPr>
        <w:t>a</w:t>
      </w:r>
      <w:r>
        <w:t>, </w:t>
      </w:r>
      <w:r>
        <w:rPr>
          <w:b/>
        </w:rPr>
        <w:t>d</w:t>
      </w:r>
      <w:r>
        <w:t>, </w:t>
      </w:r>
      <w:r>
        <w:rPr>
          <w:b/>
        </w:rPr>
        <w:t>g</w:t>
      </w:r>
      <w:r>
        <w:t>), no variable is controlled and all forest plots are used, while in the second ('</w:t>
      </w:r>
      <w:proofErr w:type="spellStart"/>
      <w:r>
        <w:t>Het+Age</w:t>
      </w:r>
      <w:proofErr w:type="spellEnd"/>
      <w:proofErr w:type="gramStart"/>
      <w:r>
        <w:t>' ;</w:t>
      </w:r>
      <w:proofErr w:type="gramEnd"/>
      <w:r>
        <w:t> </w:t>
      </w:r>
      <w:r>
        <w:rPr>
          <w:b/>
        </w:rPr>
        <w:t>b</w:t>
      </w:r>
      <w:r>
        <w:t>, </w:t>
      </w:r>
      <w:r>
        <w:rPr>
          <w:b/>
        </w:rPr>
        <w:t>e</w:t>
      </w:r>
      <w:r>
        <w:t>, </w:t>
      </w:r>
      <w:r>
        <w:rPr>
          <w:b/>
        </w:rPr>
        <w:t>h</w:t>
      </w:r>
      <w:r>
        <w:t>) sampled area is controlled for by selecting a fixed number of plots per island, and in the last sampled area and environmental heterogeneity ('Age'; </w:t>
      </w:r>
      <w:r>
        <w:rPr>
          <w:b/>
        </w:rPr>
        <w:t>c</w:t>
      </w:r>
      <w:r>
        <w:t>, </w:t>
      </w:r>
      <w:r>
        <w:rPr>
          <w:b/>
        </w:rPr>
        <w:t>f</w:t>
      </w:r>
      <w:r>
        <w:t>, </w:t>
      </w:r>
      <w:proofErr w:type="spellStart"/>
      <w:r>
        <w:rPr>
          <w:b/>
        </w:rPr>
        <w:t>i</w:t>
      </w:r>
      <w:proofErr w:type="spellEnd"/>
      <w:r>
        <w:t>) are controlled for by selecting a fixed number of plots per island that have a restricted amount of environmental heterogeneity. For the '</w:t>
      </w:r>
      <w:proofErr w:type="spellStart"/>
      <w:r>
        <w:t>Het+Age</w:t>
      </w:r>
      <w:proofErr w:type="spellEnd"/>
      <w:r>
        <w:t xml:space="preserve">' scenario, seven plots were randomly selected per island one hundred times to control for sampled area. For the </w:t>
      </w:r>
      <w:r>
        <w:lastRenderedPageBreak/>
        <w:t>‘Age’ scenario, environmental heterogeneity was controlled for by randomly selecting seven plots per island one hundred times whose range in PET was less than 200 mm year</w:t>
      </w:r>
      <w:r>
        <w:rPr>
          <w:position w:val="8"/>
          <w:sz w:val="19"/>
        </w:rPr>
        <w:t>-1</w:t>
      </w:r>
      <w:r>
        <w:t>.</w:t>
      </w:r>
    </w:p>
    <w:p w14:paraId="4C4A42E6" w14:textId="77777777" w:rsidR="00865A1C" w:rsidRDefault="00865A1C">
      <w:pPr>
        <w:pStyle w:val="BodyText"/>
      </w:pPr>
    </w:p>
    <w:p w14:paraId="57F548D8" w14:textId="77777777" w:rsidR="00865A1C" w:rsidRDefault="00865A1C">
      <w:pPr>
        <w:pStyle w:val="BodyText"/>
      </w:pPr>
    </w:p>
    <w:p w14:paraId="77F877C2" w14:textId="77777777" w:rsidR="00865A1C" w:rsidRDefault="00865A1C">
      <w:pPr>
        <w:pStyle w:val="BodyText"/>
      </w:pPr>
    </w:p>
    <w:p w14:paraId="12173FE5" w14:textId="77777777" w:rsidR="00865A1C" w:rsidRDefault="00865A1C">
      <w:pPr>
        <w:pStyle w:val="BodyText"/>
      </w:pPr>
    </w:p>
    <w:p w14:paraId="20FAF5C2" w14:textId="77777777" w:rsidR="00865A1C" w:rsidRDefault="00865A1C">
      <w:pPr>
        <w:pStyle w:val="BodyText"/>
      </w:pPr>
    </w:p>
    <w:p w14:paraId="56B2C47B" w14:textId="77777777" w:rsidR="00865A1C" w:rsidRDefault="00865A1C">
      <w:pPr>
        <w:pStyle w:val="BodyText"/>
      </w:pPr>
    </w:p>
    <w:p w14:paraId="23287495" w14:textId="77777777" w:rsidR="00865A1C" w:rsidRDefault="00865A1C">
      <w:pPr>
        <w:pStyle w:val="BodyText"/>
      </w:pPr>
    </w:p>
    <w:p w14:paraId="620D400F" w14:textId="77777777" w:rsidR="00865A1C" w:rsidRDefault="00865A1C">
      <w:pPr>
        <w:pStyle w:val="BodyText"/>
      </w:pPr>
    </w:p>
    <w:p w14:paraId="315F67AD" w14:textId="77777777" w:rsidR="00865A1C" w:rsidRDefault="00C12BEE">
      <w:pPr>
        <w:pStyle w:val="BodyText"/>
      </w:pPr>
      <w:r>
        <w:rPr>
          <w:noProof/>
        </w:rPr>
        <w:drawing>
          <wp:anchor distT="0" distB="0" distL="0" distR="0" simplePos="0" relativeHeight="7" behindDoc="0" locked="0" layoutInCell="1" allowOverlap="1" wp14:anchorId="38312D72" wp14:editId="51A93585">
            <wp:simplePos x="0" y="0"/>
            <wp:positionH relativeFrom="column">
              <wp:align>center</wp:align>
            </wp:positionH>
            <wp:positionV relativeFrom="paragraph">
              <wp:posOffset>635</wp:posOffset>
            </wp:positionV>
            <wp:extent cx="5943600" cy="445770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3"/>
                    <a:stretch>
                      <a:fillRect/>
                    </a:stretch>
                  </pic:blipFill>
                  <pic:spPr bwMode="auto">
                    <a:xfrm>
                      <a:off x="0" y="0"/>
                      <a:ext cx="5943600" cy="4457700"/>
                    </a:xfrm>
                    <a:prstGeom prst="rect">
                      <a:avLst/>
                    </a:prstGeom>
                  </pic:spPr>
                </pic:pic>
              </a:graphicData>
            </a:graphic>
          </wp:anchor>
        </w:drawing>
      </w:r>
      <w:r>
        <w:rPr>
          <w:b/>
          <w:bCs/>
        </w:rPr>
        <w:t>Fig. 4</w:t>
      </w:r>
      <w:r>
        <w:t>. Beta diversity patterns across Hawaiian forests estimated under three scenarios controlling for factors that influence biodiversity. Beta diversity was calculated as S (</w:t>
      </w:r>
      <w:r>
        <w:rPr>
          <w:b/>
        </w:rPr>
        <w:t>a</w:t>
      </w:r>
      <w:r>
        <w:t>, </w:t>
      </w:r>
      <w:r>
        <w:rPr>
          <w:b/>
        </w:rPr>
        <w:t>b</w:t>
      </w:r>
      <w:r>
        <w:t>, </w:t>
      </w:r>
      <w:r>
        <w:rPr>
          <w:b/>
        </w:rPr>
        <w:t>c</w:t>
      </w:r>
      <w:r>
        <w:t>) and ENS</w:t>
      </w:r>
      <w:r>
        <w:rPr>
          <w:vertAlign w:val="subscript"/>
        </w:rPr>
        <w:t>PIE</w:t>
      </w:r>
      <w:r>
        <w:t xml:space="preserve"> (</w:t>
      </w:r>
      <w:r>
        <w:rPr>
          <w:b/>
        </w:rPr>
        <w:t>d</w:t>
      </w:r>
      <w:r>
        <w:t>, </w:t>
      </w:r>
      <w:r>
        <w:rPr>
          <w:b/>
        </w:rPr>
        <w:t>e</w:t>
      </w:r>
      <w:r>
        <w:t>, </w:t>
      </w:r>
      <w:r>
        <w:rPr>
          <w:b/>
        </w:rPr>
        <w:t>f</w:t>
      </w:r>
      <w:r>
        <w:t>); the former highlights contributions of rare species (Hill number</w:t>
      </w:r>
      <w:proofErr w:type="gramStart"/>
      <w:r>
        <w:t>=  0</w:t>
      </w:r>
      <w:proofErr w:type="gramEnd"/>
      <w:r>
        <w:t xml:space="preserve">) </w:t>
      </w:r>
      <w:r>
        <w:lastRenderedPageBreak/>
        <w:t>while the latter emphasizes contributions by common species (Hill number = 2). In the first scenario ('</w:t>
      </w:r>
      <w:proofErr w:type="spellStart"/>
      <w:r>
        <w:t>Area+Het+Age</w:t>
      </w:r>
      <w:proofErr w:type="spellEnd"/>
      <w:r>
        <w:t xml:space="preserve">'; </w:t>
      </w:r>
      <w:r>
        <w:rPr>
          <w:b/>
        </w:rPr>
        <w:t>a</w:t>
      </w:r>
      <w:r>
        <w:t xml:space="preserve"> &amp; </w:t>
      </w:r>
      <w:r>
        <w:rPr>
          <w:b/>
        </w:rPr>
        <w:t>d</w:t>
      </w:r>
      <w:r>
        <w:t>), no variable is controlled and all forest plots are used, while in the second ('</w:t>
      </w:r>
      <w:proofErr w:type="spellStart"/>
      <w:r>
        <w:t>Het+Age</w:t>
      </w:r>
      <w:proofErr w:type="spellEnd"/>
      <w:proofErr w:type="gramStart"/>
      <w:r>
        <w:t>' ;</w:t>
      </w:r>
      <w:proofErr w:type="gramEnd"/>
      <w:r>
        <w:t xml:space="preserve"> </w:t>
      </w:r>
      <w:r>
        <w:rPr>
          <w:b/>
        </w:rPr>
        <w:t>b</w:t>
      </w:r>
      <w:r>
        <w:t xml:space="preserve"> &amp; </w:t>
      </w:r>
      <w:r>
        <w:rPr>
          <w:b/>
        </w:rPr>
        <w:t>e</w:t>
      </w:r>
      <w:r>
        <w:t xml:space="preserve">) sampled area is controlled by selecting a fixed number of plots per island, and in the last sampled area and environmental heterogeneity ('Age'; </w:t>
      </w:r>
      <w:r>
        <w:rPr>
          <w:b/>
        </w:rPr>
        <w:t>c</w:t>
      </w:r>
      <w:r>
        <w:t xml:space="preserve"> &amp; </w:t>
      </w:r>
      <w:r>
        <w:rPr>
          <w:b/>
        </w:rPr>
        <w:t>f</w:t>
      </w:r>
      <w:r>
        <w:t>) are controlled for by selecting a fixed number of plots per island that have a restricted amount of environmental heterogeneity. For the '</w:t>
      </w:r>
      <w:proofErr w:type="spellStart"/>
      <w:r>
        <w:t>Het+Age</w:t>
      </w:r>
      <w:proofErr w:type="spellEnd"/>
      <w:r>
        <w:t>' scenario, seven plots were randomly selected per island one hundred times to control for sampled area. For the ‘Age’ scenario, environmental heterogeneity was controlled for by randomly selecting seven plots per island one hundred times whose range in PET was less than 200 mm year</w:t>
      </w:r>
      <w:r>
        <w:rPr>
          <w:position w:val="8"/>
          <w:sz w:val="19"/>
        </w:rPr>
        <w:t>-1</w:t>
      </w:r>
      <w:r>
        <w:t>.</w:t>
      </w:r>
    </w:p>
    <w:p w14:paraId="341924BA" w14:textId="77777777" w:rsidR="00865A1C" w:rsidRDefault="00865A1C">
      <w:pPr>
        <w:pStyle w:val="BodyText"/>
      </w:pPr>
    </w:p>
    <w:sectPr w:rsidR="00865A1C">
      <w:type w:val="continuous"/>
      <w:pgSz w:w="12240" w:h="15840"/>
      <w:pgMar w:top="1440" w:right="1440" w:bottom="2004" w:left="144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Kasey Barton" w:date="2018-04-03T15:00:00Z" w:initials="KB">
    <w:p w14:paraId="6AD1DC3E" w14:textId="77777777" w:rsidR="00550853" w:rsidRDefault="00550853">
      <w:pPr>
        <w:pStyle w:val="CommentText"/>
      </w:pPr>
      <w:r>
        <w:rPr>
          <w:rStyle w:val="CommentReference"/>
        </w:rPr>
        <w:annotationRef/>
      </w:r>
      <w:r>
        <w:t>Unfortunately, not really comprehensive given the very low sampling effort on Kauai.</w:t>
      </w:r>
    </w:p>
  </w:comment>
  <w:comment w:id="16" w:author="Kasey Barton" w:date="2018-04-03T15:18:00Z" w:initials="KB">
    <w:p w14:paraId="0FFB1A2E" w14:textId="77777777" w:rsidR="006F7AE8" w:rsidRDefault="006F7AE8">
      <w:pPr>
        <w:pStyle w:val="CommentText"/>
      </w:pPr>
      <w:r>
        <w:rPr>
          <w:rStyle w:val="CommentReference"/>
        </w:rPr>
        <w:annotationRef/>
      </w:r>
      <w:r>
        <w:t>Awkward to have “generate” twice in one sentence.</w:t>
      </w:r>
    </w:p>
  </w:comment>
  <w:comment w:id="27" w:author="Kasey Barton" w:date="2018-04-03T15:19:00Z" w:initials="KB">
    <w:p w14:paraId="2F2820AB" w14:textId="77777777" w:rsidR="006F7AE8" w:rsidRDefault="006F7AE8">
      <w:pPr>
        <w:pStyle w:val="CommentText"/>
      </w:pPr>
      <w:r>
        <w:rPr>
          <w:rStyle w:val="CommentReference"/>
        </w:rPr>
        <w:annotationRef/>
      </w:r>
      <w:r>
        <w:t>I can see how island area is considered “ecological” because it relates to environmental heterogeneity (at least, generally), but I’m not sure how isolation is an ecological and not a biogeographic factor.</w:t>
      </w:r>
    </w:p>
  </w:comment>
  <w:comment w:id="55" w:author="Kasey Barton" w:date="2018-04-03T15:49:00Z" w:initials="KB">
    <w:p w14:paraId="4BCBDB1C" w14:textId="5AB920CE" w:rsidR="00970BFA" w:rsidRDefault="00970BFA">
      <w:pPr>
        <w:pStyle w:val="CommentText"/>
      </w:pPr>
      <w:r>
        <w:rPr>
          <w:rStyle w:val="CommentReference"/>
        </w:rPr>
        <w:annotationRef/>
      </w:r>
      <w:r>
        <w:t>It’s also lost a lot of its suitable habitat to invasive species and land use change. It’s difficult to avoid the issues of invasive species and urbanization on diversity patterns in Hawaii. Big Island has the lowest human population density and that could certainly be part of why it still harbors a lot of native species while Oahu and Kauai are so degraded that there isn’t as much suitable habitat left for native species.</w:t>
      </w:r>
    </w:p>
  </w:comment>
  <w:comment w:id="74" w:author="Kasey Barton" w:date="2018-04-03T15:52:00Z" w:initials="KB">
    <w:p w14:paraId="4F32F2D6" w14:textId="0BDDA037" w:rsidR="00970BFA" w:rsidRDefault="00970BFA">
      <w:pPr>
        <w:pStyle w:val="CommentText"/>
      </w:pPr>
      <w:r>
        <w:rPr>
          <w:rStyle w:val="CommentReference"/>
        </w:rPr>
        <w:annotationRef/>
      </w:r>
      <w:proofErr w:type="spellStart"/>
      <w:r>
        <w:t>Unfortuantely</w:t>
      </w:r>
      <w:proofErr w:type="spellEnd"/>
      <w:r>
        <w:t>, you are missing good small-scale distribution data for Kauai, which is a considerable limitation.</w:t>
      </w:r>
    </w:p>
  </w:comment>
  <w:comment w:id="81" w:author="Kasey Barton" w:date="2018-04-03T15:53:00Z" w:initials="KB">
    <w:p w14:paraId="65B84F14" w14:textId="5DE20334" w:rsidR="00970BFA" w:rsidRDefault="00970BFA">
      <w:pPr>
        <w:pStyle w:val="CommentText"/>
      </w:pPr>
      <w:r>
        <w:rPr>
          <w:rStyle w:val="CommentReference"/>
        </w:rPr>
        <w:annotationRef/>
      </w:r>
      <w:r>
        <w:t>Native species only, yes? I think it’s worth mentioning this since the invasive plant issue is huge in Hawaii and certainly affects diversity directly (by adding species) and indirectly through native species extirpations and displacement.</w:t>
      </w:r>
    </w:p>
  </w:comment>
  <w:comment w:id="82" w:author="Kasey Barton" w:date="2018-04-03T15:53:00Z" w:initials="KB">
    <w:p w14:paraId="6869506C" w14:textId="277EC7D5" w:rsidR="00970BFA" w:rsidRDefault="00970BFA">
      <w:pPr>
        <w:pStyle w:val="CommentText"/>
      </w:pPr>
      <w:r>
        <w:rPr>
          <w:rStyle w:val="CommentReference"/>
        </w:rPr>
        <w:annotationRef/>
      </w:r>
      <w:r>
        <w:t>Not totally across the island given the uneven sample distribution in this study.</w:t>
      </w:r>
    </w:p>
  </w:comment>
  <w:comment w:id="92" w:author="Kasey Barton" w:date="2018-04-03T15:59:00Z" w:initials="KB">
    <w:p w14:paraId="247FF0F0" w14:textId="4BF535A3" w:rsidR="00970BFA" w:rsidRDefault="00970BFA">
      <w:pPr>
        <w:pStyle w:val="CommentText"/>
      </w:pPr>
      <w:r>
        <w:rPr>
          <w:rStyle w:val="CommentReference"/>
        </w:rPr>
        <w:annotationRef/>
      </w:r>
      <w:r>
        <w:t>But what about the anthropogenic and invasive species effects? Hawaii has a lot more pristine habitat left and much lower human population densities, both of which likely contribute to greater availability of suitable habitat for native species than Kauai, which is highly degraded. Is the greater number of rare species on Kauai largely due to these global threats and not so much due to ecological and historical processes that you mention?</w:t>
      </w:r>
    </w:p>
  </w:comment>
  <w:comment w:id="93" w:author="Kasey Barton" w:date="2018-04-03T16:01:00Z" w:initials="KB">
    <w:p w14:paraId="629D06B0" w14:textId="3F2CF657" w:rsidR="00D84EFB" w:rsidRDefault="00D84EFB">
      <w:pPr>
        <w:pStyle w:val="CommentText"/>
      </w:pPr>
      <w:r>
        <w:rPr>
          <w:rStyle w:val="CommentReference"/>
        </w:rPr>
        <w:annotationRef/>
      </w:r>
      <w:r>
        <w:t>And human population density and invasive species? Those are clearly driving current plant diversity patterns.</w:t>
      </w:r>
    </w:p>
  </w:comment>
  <w:comment w:id="94" w:author="Kasey Barton" w:date="2018-04-03T16:02:00Z" w:initials="KB">
    <w:p w14:paraId="220A8D53" w14:textId="419977CA" w:rsidR="00D84EFB" w:rsidRDefault="00D84EFB">
      <w:pPr>
        <w:pStyle w:val="CommentText"/>
      </w:pPr>
      <w:r>
        <w:rPr>
          <w:rStyle w:val="CommentReference"/>
        </w:rPr>
        <w:annotationRef/>
      </w:r>
      <w:r>
        <w:t>Hard to say that those three are the “main drivers” today when land use change and invasive species are so important.</w:t>
      </w:r>
    </w:p>
  </w:comment>
  <w:comment w:id="95" w:author="Kasey Barton" w:date="2018-04-03T16:03:00Z" w:initials="KB">
    <w:p w14:paraId="7FE1C8E4" w14:textId="299469FB" w:rsidR="009D1B80" w:rsidRDefault="009D1B80">
      <w:pPr>
        <w:pStyle w:val="CommentText"/>
      </w:pPr>
      <w:r>
        <w:rPr>
          <w:rStyle w:val="CommentReference"/>
        </w:rPr>
        <w:annotationRef/>
      </w:r>
      <w:r>
        <w:t>And yet, not even considering area or heterogeneity, we know that total number of native angiosperm species is greater on Kauai than Hawaii Island. I’m not sure that you would expect woody species</w:t>
      </w:r>
      <w:r w:rsidR="0035072A">
        <w:t xml:space="preserve"> to deviate from that pattern</w:t>
      </w:r>
      <w:r>
        <w:t xml:space="preserve">, but the total </w:t>
      </w:r>
      <w:proofErr w:type="spellStart"/>
      <w:r>
        <w:t>antiosperm</w:t>
      </w:r>
      <w:proofErr w:type="spellEnd"/>
      <w:r>
        <w:t xml:space="preserve"> data are not disputed. In other words, despite smaller area and less heterogeneity, Kauai still has greater species richness. From my understanding, you are reporting that from rarefaction of the plots, the species richness (not controlling for area or heterogeneity effects) is greatest on Hawaii Island, and that it only becomes apparently greater on Kauai when controlling for area and heterogeneity effects. I </w:t>
      </w:r>
      <w:r w:rsidR="0035072A">
        <w:t>think</w:t>
      </w:r>
      <w:r>
        <w:t xml:space="preserve"> </w:t>
      </w:r>
      <w:r w:rsidR="0035072A">
        <w:t xml:space="preserve">you are thus suggesting </w:t>
      </w:r>
      <w:r>
        <w:t>that per area and per heterogeneity, diversity is highest on Kauai. But how do we reconcile that with the known richness patterns of more species on Kauai? I suspect this largely stems from the low sampling effort on Kauai and the reduction in abundance and distribution of species on Kauai and less about the effects of area and heterogeneity.</w:t>
      </w:r>
    </w:p>
  </w:comment>
  <w:comment w:id="109" w:author="Kasey Barton" w:date="2018-04-03T16:15:00Z" w:initials="KB">
    <w:p w14:paraId="4E45D2B8" w14:textId="28227FBA" w:rsidR="0035072A" w:rsidRDefault="0035072A">
      <w:pPr>
        <w:pStyle w:val="CommentText"/>
      </w:pPr>
      <w:r>
        <w:rPr>
          <w:rStyle w:val="CommentReference"/>
        </w:rPr>
        <w:annotationRef/>
      </w:r>
      <w:r>
        <w:t>Is this because sampling was so limited spatially on Kauai? With so much more spatial resolution on Hawaii Island, it might be easier to detect rare species across the landscape.</w:t>
      </w:r>
    </w:p>
  </w:comment>
  <w:comment w:id="167" w:author="Kasey Barton" w:date="2018-04-03T16:16:00Z" w:initials="KB">
    <w:p w14:paraId="224B5C57" w14:textId="7337D1FB" w:rsidR="0035072A" w:rsidRDefault="0035072A">
      <w:pPr>
        <w:pStyle w:val="CommentText"/>
      </w:pPr>
      <w:r>
        <w:rPr>
          <w:rStyle w:val="CommentReference"/>
        </w:rPr>
        <w:annotationRef/>
      </w:r>
      <w:r>
        <w:t>I think this should be mentioned in the intro as well since it wasn’t clear.</w:t>
      </w:r>
    </w:p>
  </w:comment>
  <w:comment w:id="178" w:author="Kasey Barton" w:date="2018-04-03T16:17:00Z" w:initials="KB">
    <w:p w14:paraId="40FFEA23" w14:textId="0F949026" w:rsidR="0035072A" w:rsidRDefault="0035072A">
      <w:pPr>
        <w:pStyle w:val="CommentText"/>
      </w:pPr>
      <w:r>
        <w:rPr>
          <w:rStyle w:val="CommentReference"/>
        </w:rPr>
        <w:annotationRef/>
      </w:r>
      <w:r>
        <w:t xml:space="preserve">Yikes, such a small sampling effort for </w:t>
      </w:r>
      <w:r>
        <w:t>Kauai!</w:t>
      </w:r>
      <w:bookmarkStart w:id="179" w:name="_GoBack"/>
      <w:bookmarkEnd w:id="179"/>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D1DC3E" w15:done="0"/>
  <w15:commentEx w15:paraId="0FFB1A2E" w15:done="0"/>
  <w15:commentEx w15:paraId="2F2820AB" w15:done="0"/>
  <w15:commentEx w15:paraId="4BCBDB1C" w15:done="0"/>
  <w15:commentEx w15:paraId="4F32F2D6" w15:done="0"/>
  <w15:commentEx w15:paraId="65B84F14" w15:done="0"/>
  <w15:commentEx w15:paraId="6869506C" w15:done="0"/>
  <w15:commentEx w15:paraId="247FF0F0" w15:done="0"/>
  <w15:commentEx w15:paraId="629D06B0" w15:done="0"/>
  <w15:commentEx w15:paraId="220A8D53" w15:done="0"/>
  <w15:commentEx w15:paraId="7FE1C8E4" w15:done="0"/>
  <w15:commentEx w15:paraId="4E45D2B8" w15:done="0"/>
  <w15:commentEx w15:paraId="224B5C57" w15:done="0"/>
  <w15:commentEx w15:paraId="40FFEA2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184793" w14:textId="77777777" w:rsidR="00503791" w:rsidRDefault="00503791">
      <w:pPr>
        <w:spacing w:after="0"/>
      </w:pPr>
      <w:r>
        <w:separator/>
      </w:r>
    </w:p>
  </w:endnote>
  <w:endnote w:type="continuationSeparator" w:id="0">
    <w:p w14:paraId="0341E1A8" w14:textId="77777777" w:rsidR="00503791" w:rsidRDefault="005037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7565F" w14:textId="7C7CB9DC" w:rsidR="00865A1C" w:rsidRDefault="00C12BEE">
    <w:pPr>
      <w:pStyle w:val="Footer"/>
    </w:pPr>
    <w:r>
      <w:t xml:space="preserve">Craven et al </w:t>
    </w:r>
    <w:r>
      <w:fldChar w:fldCharType="begin"/>
    </w:r>
    <w:r>
      <w:instrText>PAGE</w:instrText>
    </w:r>
    <w:r>
      <w:fldChar w:fldCharType="separate"/>
    </w:r>
    <w:r w:rsidR="0035072A">
      <w:rPr>
        <w:noProof/>
      </w:rPr>
      <w:t>21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9E8452" w14:textId="77777777" w:rsidR="00503791" w:rsidRDefault="00503791">
      <w:pPr>
        <w:spacing w:after="0"/>
      </w:pPr>
      <w:r>
        <w:separator/>
      </w:r>
    </w:p>
  </w:footnote>
  <w:footnote w:type="continuationSeparator" w:id="0">
    <w:p w14:paraId="58EBEFEE" w14:textId="77777777" w:rsidR="00503791" w:rsidRDefault="00503791">
      <w:pPr>
        <w:spacing w:after="0"/>
      </w:pPr>
      <w:r>
        <w:continuationSeparator/>
      </w:r>
    </w:p>
  </w:footnote>
</w:footnote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sey Barton">
    <w15:presenceInfo w15:providerId="Windows Live" w15:userId="2bc6725999e1c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A1C"/>
    <w:rsid w:val="00233C89"/>
    <w:rsid w:val="0035072A"/>
    <w:rsid w:val="00503791"/>
    <w:rsid w:val="00550853"/>
    <w:rsid w:val="006F7AE8"/>
    <w:rsid w:val="00865A1C"/>
    <w:rsid w:val="00970BFA"/>
    <w:rsid w:val="009D1B80"/>
    <w:rsid w:val="00C12BEE"/>
    <w:rsid w:val="00D84EF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30033"/>
  <w15:docId w15:val="{DAA589BE-B279-44A5-A635-227C4F58D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pPr>
  </w:style>
  <w:style w:type="paragraph" w:styleId="Heading1">
    <w:name w:val="heading 1"/>
    <w:basedOn w:val="Normal"/>
    <w:next w:val="BodyText"/>
    <w:uiPriority w:val="9"/>
    <w:qFormat/>
    <w:pPr>
      <w:keepNext/>
      <w:keepLines/>
      <w:spacing w:before="480" w:after="0"/>
      <w:outlineLvl w:val="0"/>
    </w:pPr>
    <w:rPr>
      <w:rFonts w:ascii="Times New Roman" w:eastAsiaTheme="majorEastAsia" w:hAnsi="Times New Roman" w:cstheme="majorBidi"/>
      <w:b/>
      <w:bCs/>
      <w:color w:val="000000"/>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ListLabel1">
    <w:name w:val="ListLabel 1"/>
    <w:qFormat/>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Droid Sans Fallback" w:hAnsi="Liberation Sans" w:cs="FreeSans"/>
      <w:sz w:val="28"/>
      <w:szCs w:val="28"/>
    </w:rPr>
  </w:style>
  <w:style w:type="paragraph" w:styleId="BodyText">
    <w:name w:val="Body Text"/>
    <w:basedOn w:val="Normal"/>
    <w:qFormat/>
    <w:pPr>
      <w:spacing w:before="180" w:after="180"/>
    </w:pPr>
  </w:style>
  <w:style w:type="paragraph" w:styleId="List">
    <w:name w:val="List"/>
    <w:basedOn w:val="BodyText"/>
    <w:rPr>
      <w:rFonts w:cs="FreeSan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FreeSan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CHeading">
    <w:name w:val="TOC Heading"/>
    <w:basedOn w:val="Heading1"/>
    <w:next w:val="BodyText"/>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style>
  <w:style w:type="paragraph" w:styleId="Footer">
    <w:name w:val="footer"/>
    <w:basedOn w:val="Normal"/>
    <w:pPr>
      <w:suppressLineNumbers/>
      <w:tabs>
        <w:tab w:val="center" w:pos="4680"/>
        <w:tab w:val="right" w:pos="9360"/>
      </w:tabs>
    </w:pPr>
  </w:style>
  <w:style w:type="paragraph" w:styleId="Header">
    <w:name w:val="header"/>
    <w:basedOn w:val="Normal"/>
    <w:pPr>
      <w:suppressLineNumbers/>
      <w:tabs>
        <w:tab w:val="center" w:pos="4680"/>
        <w:tab w:val="right" w:pos="9360"/>
      </w:tabs>
    </w:pPr>
  </w:style>
  <w:style w:type="paragraph" w:customStyle="1" w:styleId="Bibliography1">
    <w:name w:val="Bibliography 1"/>
    <w:basedOn w:val="Index"/>
    <w:qFormat/>
    <w:pPr>
      <w:tabs>
        <w:tab w:val="left" w:pos="504"/>
      </w:tabs>
      <w:spacing w:after="240" w:line="240" w:lineRule="atLeast"/>
      <w:ind w:left="504" w:hanging="504"/>
    </w:pPr>
  </w:style>
  <w:style w:type="character" w:styleId="LineNumber">
    <w:name w:val="line number"/>
    <w:basedOn w:val="DefaultParagraphFont"/>
    <w:semiHidden/>
    <w:unhideWhenUsed/>
    <w:rsid w:val="00233C89"/>
  </w:style>
  <w:style w:type="paragraph" w:styleId="BalloonText">
    <w:name w:val="Balloon Text"/>
    <w:basedOn w:val="Normal"/>
    <w:link w:val="BalloonTextChar"/>
    <w:semiHidden/>
    <w:unhideWhenUsed/>
    <w:rsid w:val="00233C8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233C89"/>
    <w:rPr>
      <w:rFonts w:ascii="Segoe UI" w:hAnsi="Segoe UI" w:cs="Segoe UI"/>
      <w:sz w:val="18"/>
      <w:szCs w:val="18"/>
    </w:rPr>
  </w:style>
  <w:style w:type="character" w:styleId="CommentReference">
    <w:name w:val="annotation reference"/>
    <w:basedOn w:val="DefaultParagraphFont"/>
    <w:semiHidden/>
    <w:unhideWhenUsed/>
    <w:rsid w:val="00550853"/>
    <w:rPr>
      <w:sz w:val="16"/>
      <w:szCs w:val="16"/>
    </w:rPr>
  </w:style>
  <w:style w:type="paragraph" w:styleId="CommentText">
    <w:name w:val="annotation text"/>
    <w:basedOn w:val="Normal"/>
    <w:link w:val="CommentTextChar"/>
    <w:semiHidden/>
    <w:unhideWhenUsed/>
    <w:rsid w:val="00550853"/>
    <w:rPr>
      <w:sz w:val="20"/>
      <w:szCs w:val="20"/>
    </w:rPr>
  </w:style>
  <w:style w:type="character" w:customStyle="1" w:styleId="CommentTextChar">
    <w:name w:val="Comment Text Char"/>
    <w:basedOn w:val="DefaultParagraphFont"/>
    <w:link w:val="CommentText"/>
    <w:semiHidden/>
    <w:rsid w:val="00550853"/>
    <w:rPr>
      <w:sz w:val="20"/>
      <w:szCs w:val="20"/>
    </w:rPr>
  </w:style>
  <w:style w:type="paragraph" w:styleId="CommentSubject">
    <w:name w:val="annotation subject"/>
    <w:basedOn w:val="CommentText"/>
    <w:next w:val="CommentText"/>
    <w:link w:val="CommentSubjectChar"/>
    <w:semiHidden/>
    <w:unhideWhenUsed/>
    <w:rsid w:val="00550853"/>
    <w:rPr>
      <w:b/>
      <w:bCs/>
    </w:rPr>
  </w:style>
  <w:style w:type="character" w:customStyle="1" w:styleId="CommentSubjectChar">
    <w:name w:val="Comment Subject Char"/>
    <w:basedOn w:val="CommentTextChar"/>
    <w:link w:val="CommentSubject"/>
    <w:semiHidden/>
    <w:rsid w:val="005508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docs.google.com/document/d/1zpLhz42CGyRqcFkWYfSIlYj4E0RHe7jXgaWqKPYGX8Q/edit?usp=sharing" TargetMode="External"/><Relationship Id="rId13" Type="http://schemas.openxmlformats.org/officeDocument/2006/relationships/hyperlink" Target="https://docs.google.com/a/aya.yale.edu/document/d/1zpLhz42CGyRqcFkWYfSIlYj4E0RHe7jXgaWqKPYGX8Q/edit?usp=sharing" TargetMode="External"/><Relationship Id="rId18" Type="http://schemas.openxmlformats.org/officeDocument/2006/relationships/hyperlink" Target="https://github.com/idiv-biodiversity/Hawaii_diversity"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2.png"/><Relationship Id="rId7" Type="http://schemas.microsoft.com/office/2011/relationships/commentsExtended" Target="commentsExtended.xml"/><Relationship Id="rId12" Type="http://schemas.openxmlformats.org/officeDocument/2006/relationships/hyperlink" Target="http://www.theplantlist.org/" TargetMode="External"/><Relationship Id="rId17" Type="http://schemas.openxmlformats.org/officeDocument/2006/relationships/hyperlink" Target="https://docs.google.com/a/aya.yale.edu/document/d/1zpLhz42CGyRqcFkWYfSIlYj4E0RHe7jXgaWqKPYGX8Q/edit?usp=sharing" TargetMode="External"/><Relationship Id="rId25" Type="http://schemas.microsoft.com/office/2011/relationships/people" Target="people.xml"/><Relationship Id="rId2" Type="http://schemas.openxmlformats.org/officeDocument/2006/relationships/settings" Target="settings.xml"/><Relationship Id="rId16" Type="http://schemas.openxmlformats.org/officeDocument/2006/relationships/hyperlink" Target="https://docs.google.com/document/d/1zpLhz42CGyRqcFkWYfSIlYj4E0RHe7jXgaWqKPYGX8Q/edit?usp=sharing" TargetMode="External"/><Relationship Id="rId20" Type="http://schemas.openxmlformats.org/officeDocument/2006/relationships/image" Target="media/image1.pn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yperlink" Target="https://docs.google.com/document/d/1zpLhz42CGyRqcFkWYfSIlYj4E0RHe7jXgaWqKPYGX8Q/edit?usp=sharing" TargetMode="External"/><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s://docs.google.com/document/d/1zpLhz42CGyRqcFkWYfSIlYj4E0RHe7jXgaWqKPYGX8Q/edit" TargetMode="External"/><Relationship Id="rId23" Type="http://schemas.openxmlformats.org/officeDocument/2006/relationships/image" Target="media/image4.png"/><Relationship Id="rId10" Type="http://schemas.openxmlformats.org/officeDocument/2006/relationships/hyperlink" Target="https://docs.google.com/document/d/1zpLhz42CGyRqcFkWYfSIlYj4E0RHe7jXgaWqKPYGX8Q/edit" TargetMode="External"/><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s://docs.google.com/document/d/1zpLhz42CGyRqcFkWYfSIlYj4E0RHe7jXgaWqKPYGX8Q/edit" TargetMode="External"/><Relationship Id="rId14" Type="http://schemas.openxmlformats.org/officeDocument/2006/relationships/hyperlink" Target="https://docs.google.com/document/d/1zpLhz42CGyRqcFkWYfSIlYj4E0RHe7jXgaWqKPYGX8Q/edit"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25</Pages>
  <Words>6095</Words>
  <Characters>34748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Testing macro-ecological and macro-evolutionary patterns of biodiversity across the Hawaiian archipelago</vt:lpstr>
    </vt:vector>
  </TitlesOfParts>
  <Company/>
  <LinksUpToDate>false</LinksUpToDate>
  <CharactersWithSpaces>40762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macro-ecological and macro-evolutionary patterns of biodiversity across the Hawaiian archipelago</dc:title>
  <dc:subject/>
  <dc:creator>Dylan Craven;Tiffany M. Knight;Kasey Barton;Lalasia Bialic-Murphy;Jonathan Chase</dc:creator>
  <dc:description/>
  <cp:lastModifiedBy>Kasey Barton</cp:lastModifiedBy>
  <cp:revision>6</cp:revision>
  <cp:lastPrinted>2018-03-26T20:33:00Z</cp:lastPrinted>
  <dcterms:created xsi:type="dcterms:W3CDTF">2018-03-26T20:33:00Z</dcterms:created>
  <dcterms:modified xsi:type="dcterms:W3CDTF">2018-04-04T02:17:00Z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zotero-version="5.0.37"&gt;&lt;session id="BJIbqqpQ"/&gt;&lt;style id="http://www.zotero.org/styles/pnas" hasBibliography="1" bibliographyStyleHasBeenSet="1"/&gt;&lt;prefs&gt;&lt;pref name="fieldType" value="ReferenceMark"/&gt;&lt;pref name="delayCitationUpdates</vt:lpwstr>
  </property>
  <property fmtid="{D5CDD505-2E9C-101B-9397-08002B2CF9AE}" pid="9" name="ZOTERO_PREF_2">
    <vt:lpwstr>" value="true"/&gt;&lt;pref name="dontAskDelayCitationUpdates" value="true"/&gt;&lt;/prefs&gt;&lt;/data&gt;</vt:lpwstr>
  </property>
</Properties>
</file>